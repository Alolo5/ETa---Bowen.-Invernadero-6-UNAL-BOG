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94EC3" w14:textId="11FB64C5" w:rsidR="00B53392" w:rsidRPr="00225FD3" w:rsidRDefault="00AA7147" w:rsidP="00982C4F">
      <w:pPr>
        <w:jc w:val="both"/>
        <w:rPr>
          <w:color w:val="0F9ED5" w:themeColor="accent4"/>
          <w:sz w:val="28"/>
          <w:szCs w:val="28"/>
        </w:rPr>
      </w:pPr>
      <w:r w:rsidRPr="00225FD3">
        <w:rPr>
          <w:color w:val="0F9ED5" w:themeColor="accent4"/>
          <w:sz w:val="28"/>
          <w:szCs w:val="28"/>
        </w:rPr>
        <w:t>Título propuesto</w:t>
      </w:r>
    </w:p>
    <w:p w14:paraId="552AEF89" w14:textId="0EE1B231" w:rsidR="44F46C3B" w:rsidRPr="00E94594" w:rsidRDefault="56EA38FC" w:rsidP="00E94594">
      <w:pPr>
        <w:spacing w:before="240" w:after="240"/>
        <w:jc w:val="center"/>
        <w:rPr>
          <w:rFonts w:ascii="Arial" w:eastAsia="Arial" w:hAnsi="Arial" w:cs="Arial"/>
        </w:rPr>
      </w:pPr>
      <w:r w:rsidRPr="56EA38FC">
        <w:rPr>
          <w:rFonts w:ascii="Arial" w:eastAsia="Arial" w:hAnsi="Arial" w:cs="Arial"/>
          <w:b/>
          <w:bCs/>
        </w:rPr>
        <w:t>Enfoque micrometeorológico basado en la razón de Bowen</w:t>
      </w:r>
      <w:r w:rsidRPr="56EA38FC">
        <w:rPr>
          <w:rFonts w:ascii="Arial" w:eastAsia="Arial" w:hAnsi="Arial" w:cs="Arial"/>
        </w:rPr>
        <w:t xml:space="preserve">: validación de modelos de evapotranspiración para el manejo hídrico de </w:t>
      </w:r>
      <w:r w:rsidRPr="56EA38FC">
        <w:rPr>
          <w:rFonts w:ascii="Arial" w:eastAsia="Arial" w:hAnsi="Arial" w:cs="Arial"/>
          <w:i/>
          <w:iCs/>
        </w:rPr>
        <w:t>Cucumis Sativus L</w:t>
      </w:r>
      <w:r w:rsidRPr="56EA38FC">
        <w:rPr>
          <w:rFonts w:ascii="Arial" w:eastAsia="Arial" w:hAnsi="Arial" w:cs="Arial"/>
        </w:rPr>
        <w:t>. bajo invernadero en Bogotá</w:t>
      </w:r>
    </w:p>
    <w:p w14:paraId="2DE06390" w14:textId="0CCE2385" w:rsidR="56EA38FC" w:rsidRDefault="56EA38FC" w:rsidP="56EA38FC">
      <w:pPr>
        <w:spacing w:before="240" w:after="240"/>
        <w:jc w:val="center"/>
        <w:rPr>
          <w:rFonts w:ascii="Arial" w:eastAsia="Arial" w:hAnsi="Arial" w:cs="Arial"/>
        </w:rPr>
      </w:pPr>
    </w:p>
    <w:p w14:paraId="5AF0D083" w14:textId="4ED0B4C4" w:rsidR="00225FD3" w:rsidRPr="00A90DB5" w:rsidRDefault="00225FD3" w:rsidP="486FA036">
      <w:pPr>
        <w:jc w:val="both"/>
        <w:rPr>
          <w:color w:val="0F9ED5" w:themeColor="accent4"/>
          <w:sz w:val="28"/>
          <w:szCs w:val="28"/>
        </w:rPr>
      </w:pPr>
      <w:r w:rsidRPr="008D4206">
        <w:rPr>
          <w:color w:val="0F9ED5" w:themeColor="accent4"/>
          <w:sz w:val="28"/>
          <w:szCs w:val="28"/>
        </w:rPr>
        <w:t>Pregunta principal</w:t>
      </w:r>
    </w:p>
    <w:p w14:paraId="2CC78969" w14:textId="1E90528B" w:rsidR="008D1D52" w:rsidRDefault="00FA448D" w:rsidP="00982C4F">
      <w:pPr>
        <w:jc w:val="both"/>
        <w:rPr>
          <w:color w:val="FF0000"/>
        </w:rPr>
      </w:pPr>
      <w:r w:rsidRPr="3C5CFC7D">
        <w:rPr>
          <w:color w:val="FF0000"/>
        </w:rPr>
        <w:t xml:space="preserve">¿Cuál es la precisión de los modelos </w:t>
      </w:r>
      <w:r w:rsidR="00E554C2" w:rsidRPr="3C5CFC7D">
        <w:rPr>
          <w:color w:val="FF0000"/>
        </w:rPr>
        <w:t>basados en</w:t>
      </w:r>
      <w:r w:rsidRPr="3C5CFC7D">
        <w:rPr>
          <w:color w:val="FF0000"/>
        </w:rPr>
        <w:t xml:space="preserve"> radiación</w:t>
      </w:r>
      <w:r w:rsidR="00E554C2" w:rsidRPr="3C5CFC7D">
        <w:rPr>
          <w:color w:val="FF0000"/>
        </w:rPr>
        <w:t xml:space="preserve"> y </w:t>
      </w:r>
      <w:r w:rsidRPr="3C5CFC7D">
        <w:rPr>
          <w:color w:val="FF0000"/>
        </w:rPr>
        <w:t xml:space="preserve">temperatura </w:t>
      </w:r>
      <w:r w:rsidR="00E554C2" w:rsidRPr="3C5CFC7D">
        <w:rPr>
          <w:color w:val="FF0000"/>
        </w:rPr>
        <w:t>para</w:t>
      </w:r>
      <w:r w:rsidRPr="3C5CFC7D">
        <w:rPr>
          <w:color w:val="FF0000"/>
        </w:rPr>
        <w:t xml:space="preserve"> </w:t>
      </w:r>
      <w:r w:rsidR="00F8489C" w:rsidRPr="3C5CFC7D">
        <w:rPr>
          <w:color w:val="FF0000"/>
        </w:rPr>
        <w:t>la estimación de</w:t>
      </w:r>
      <w:r w:rsidRPr="3C5CFC7D">
        <w:rPr>
          <w:color w:val="FF0000"/>
        </w:rPr>
        <w:t xml:space="preserve"> la evapotranspiración de</w:t>
      </w:r>
      <w:r w:rsidR="00082BED" w:rsidRPr="3C5CFC7D">
        <w:rPr>
          <w:color w:val="FF0000"/>
        </w:rPr>
        <w:t>l cultivo de</w:t>
      </w:r>
      <w:r w:rsidRPr="3C5CFC7D">
        <w:rPr>
          <w:color w:val="FF0000"/>
        </w:rPr>
        <w:t xml:space="preserve"> </w:t>
      </w:r>
      <w:r w:rsidR="00982C4F" w:rsidRPr="3C5CFC7D">
        <w:rPr>
          <w:color w:val="FF0000"/>
        </w:rPr>
        <w:t>pepino cohombro (</w:t>
      </w:r>
      <w:r w:rsidRPr="3C5CFC7D">
        <w:rPr>
          <w:i/>
          <w:color w:val="FF0000"/>
        </w:rPr>
        <w:t xml:space="preserve">Cucumis </w:t>
      </w:r>
      <w:r w:rsidR="00982C4F" w:rsidRPr="3C5CFC7D">
        <w:rPr>
          <w:i/>
          <w:color w:val="FF0000"/>
        </w:rPr>
        <w:t>S</w:t>
      </w:r>
      <w:r w:rsidRPr="3C5CFC7D">
        <w:rPr>
          <w:i/>
          <w:color w:val="FF0000"/>
        </w:rPr>
        <w:t>ativus L</w:t>
      </w:r>
      <w:r w:rsidRPr="3C5CFC7D">
        <w:rPr>
          <w:color w:val="FF0000"/>
        </w:rPr>
        <w:t>.</w:t>
      </w:r>
      <w:r w:rsidR="00982C4F" w:rsidRPr="3C5CFC7D">
        <w:rPr>
          <w:color w:val="FF0000"/>
        </w:rPr>
        <w:t>)</w:t>
      </w:r>
      <w:r w:rsidR="001E1640" w:rsidRPr="3C5CFC7D">
        <w:rPr>
          <w:color w:val="FF0000"/>
        </w:rPr>
        <w:t>,</w:t>
      </w:r>
      <w:r w:rsidR="00982C4F" w:rsidRPr="3C5CFC7D">
        <w:rPr>
          <w:color w:val="FF0000"/>
        </w:rPr>
        <w:t xml:space="preserve"> </w:t>
      </w:r>
      <w:r w:rsidRPr="3C5CFC7D">
        <w:rPr>
          <w:color w:val="FF0000"/>
        </w:rPr>
        <w:t>validada mediante el método de la R</w:t>
      </w:r>
      <w:r w:rsidR="000B65DC" w:rsidRPr="3C5CFC7D">
        <w:rPr>
          <w:color w:val="FF0000"/>
        </w:rPr>
        <w:t>azón</w:t>
      </w:r>
      <w:r w:rsidRPr="3C5CFC7D">
        <w:rPr>
          <w:color w:val="FF0000"/>
        </w:rPr>
        <w:t xml:space="preserve"> de Bowen en el microclima de un invernadero </w:t>
      </w:r>
      <w:r w:rsidR="00A0094B" w:rsidRPr="3C5CFC7D">
        <w:rPr>
          <w:color w:val="FF0000"/>
        </w:rPr>
        <w:t>localizado en</w:t>
      </w:r>
      <w:r w:rsidR="00FE230B" w:rsidRPr="3C5CFC7D">
        <w:rPr>
          <w:color w:val="FF0000"/>
        </w:rPr>
        <w:t xml:space="preserve"> el campus de</w:t>
      </w:r>
      <w:r w:rsidR="00617E6D" w:rsidRPr="3C5CFC7D">
        <w:rPr>
          <w:color w:val="FF0000"/>
        </w:rPr>
        <w:t xml:space="preserve"> la Universidad Nacional de Colombia sede Bogotá</w:t>
      </w:r>
      <w:r w:rsidRPr="3C5CFC7D">
        <w:rPr>
          <w:color w:val="FF0000"/>
        </w:rPr>
        <w:t>?</w:t>
      </w:r>
    </w:p>
    <w:p w14:paraId="6BBCA406" w14:textId="7F4505BD" w:rsidR="00427EE2" w:rsidRPr="00A62F65" w:rsidRDefault="003256B3" w:rsidP="00427EE2">
      <w:pPr>
        <w:rPr>
          <w:color w:val="0F9ED5" w:themeColor="accent4"/>
          <w:sz w:val="28"/>
          <w:szCs w:val="28"/>
        </w:rPr>
      </w:pPr>
      <w:r w:rsidRPr="00A62F65">
        <w:rPr>
          <w:color w:val="0F9ED5" w:themeColor="accent4"/>
          <w:sz w:val="28"/>
          <w:szCs w:val="28"/>
        </w:rPr>
        <w:t>Preguntas secundarias</w:t>
      </w:r>
    </w:p>
    <w:p w14:paraId="02393461" w14:textId="1C626678" w:rsidR="00427EE2" w:rsidRDefault="00427EE2" w:rsidP="000C6F22">
      <w:pPr>
        <w:jc w:val="both"/>
        <w:rPr>
          <w:color w:val="FF0000"/>
        </w:rPr>
      </w:pPr>
      <w:r w:rsidRPr="3C5CFC7D">
        <w:rPr>
          <w:color w:val="FF0000"/>
        </w:rPr>
        <w:t xml:space="preserve">¿Cuál </w:t>
      </w:r>
      <w:r w:rsidR="000C6F22" w:rsidRPr="3C5CFC7D">
        <w:rPr>
          <w:color w:val="FF0000"/>
        </w:rPr>
        <w:t>es el</w:t>
      </w:r>
      <w:r w:rsidRPr="3C5CFC7D">
        <w:rPr>
          <w:color w:val="FF0000"/>
        </w:rPr>
        <w:t xml:space="preserve"> sesgo sistemático de modelos </w:t>
      </w:r>
      <w:r w:rsidR="00C00148" w:rsidRPr="3C5CFC7D">
        <w:rPr>
          <w:color w:val="FF0000"/>
        </w:rPr>
        <w:t xml:space="preserve">basados en </w:t>
      </w:r>
      <w:r w:rsidRPr="3C5CFC7D">
        <w:rPr>
          <w:color w:val="FF0000"/>
        </w:rPr>
        <w:t>radiación</w:t>
      </w:r>
      <w:r w:rsidR="00C00148" w:rsidRPr="3C5CFC7D">
        <w:rPr>
          <w:color w:val="FF0000"/>
        </w:rPr>
        <w:t xml:space="preserve"> y </w:t>
      </w:r>
      <w:r w:rsidRPr="3C5CFC7D">
        <w:rPr>
          <w:color w:val="FF0000"/>
        </w:rPr>
        <w:t xml:space="preserve">temperatura bajo condiciones de humedad </w:t>
      </w:r>
      <w:r w:rsidR="00994C42" w:rsidRPr="3C5CFC7D">
        <w:rPr>
          <w:color w:val="FF0000"/>
        </w:rPr>
        <w:t>atmosférica típicas en invernaderos</w:t>
      </w:r>
      <w:r w:rsidRPr="3C5CFC7D">
        <w:rPr>
          <w:color w:val="FF0000"/>
        </w:rPr>
        <w:t xml:space="preserve"> y qué factores de ajuste local podrían mejorar su eficiencia predictiva?</w:t>
      </w:r>
    </w:p>
    <w:p w14:paraId="43A1056D" w14:textId="77777777" w:rsidR="00B13834" w:rsidRDefault="009576E7" w:rsidP="006C4031">
      <w:pPr>
        <w:jc w:val="both"/>
        <w:rPr>
          <w:color w:val="FF0000"/>
        </w:rPr>
      </w:pPr>
      <w:r w:rsidRPr="3C5CFC7D">
        <w:rPr>
          <w:color w:val="FF0000"/>
        </w:rPr>
        <w:t>¿Cuál es la variabilidad horaria y diurna nocturna de la Razón de Bowen para el cultivo de pepino y cómo se ve afectada por los gradientes térmicos y de humedad específicos de la altitud de Bogotá?</w:t>
      </w:r>
      <w:r w:rsidR="00DB69FC" w:rsidRPr="3C5CFC7D">
        <w:rPr>
          <w:color w:val="FF0000"/>
        </w:rPr>
        <w:t xml:space="preserve"> </w:t>
      </w:r>
    </w:p>
    <w:p w14:paraId="5D63C799" w14:textId="047CC3D9" w:rsidR="009576E7" w:rsidRDefault="002B265A" w:rsidP="006C4031">
      <w:pPr>
        <w:jc w:val="both"/>
      </w:pPr>
      <w:r>
        <w:t>Radiación</w:t>
      </w:r>
      <w:r w:rsidR="00DB69FC">
        <w:t xml:space="preserve"> en onda corta y larga</w:t>
      </w:r>
      <w:r>
        <w:t xml:space="preserve"> (saliente y entrante)</w:t>
      </w:r>
      <w:r w:rsidR="00C67224">
        <w:t xml:space="preserve">. </w:t>
      </w:r>
      <w:r w:rsidR="00281488">
        <w:t>Sensores de temperatura para el suelo.</w:t>
      </w:r>
    </w:p>
    <w:p w14:paraId="5E132AD5" w14:textId="6DB1D415" w:rsidR="13CF0A79" w:rsidRDefault="13CF0A79" w:rsidP="13CF0A79">
      <w:pPr>
        <w:jc w:val="both"/>
      </w:pPr>
    </w:p>
    <w:p w14:paraId="49F952E0" w14:textId="20458A61" w:rsidR="17D3BACC" w:rsidRDefault="17D3BACC" w:rsidP="17D3BACC">
      <w:pPr>
        <w:jc w:val="both"/>
      </w:pPr>
    </w:p>
    <w:p w14:paraId="2A33ECE6" w14:textId="77777777" w:rsidR="00A62F65" w:rsidRDefault="00A62F65">
      <w:r>
        <w:br w:type="page"/>
      </w:r>
    </w:p>
    <w:p w14:paraId="6CE42492" w14:textId="0325FEE1" w:rsidR="0048625A" w:rsidRDefault="0048625A" w:rsidP="008D4206">
      <w:pPr>
        <w:rPr>
          <w:color w:val="0F9ED5" w:themeColor="accent4"/>
          <w:sz w:val="28"/>
          <w:szCs w:val="28"/>
        </w:rPr>
      </w:pPr>
      <w:r w:rsidRPr="008D4206">
        <w:rPr>
          <w:color w:val="0F9ED5" w:themeColor="accent4"/>
          <w:sz w:val="28"/>
          <w:szCs w:val="28"/>
        </w:rPr>
        <w:lastRenderedPageBreak/>
        <w:t>P</w:t>
      </w:r>
      <w:r>
        <w:rPr>
          <w:color w:val="0F9ED5" w:themeColor="accent4"/>
          <w:sz w:val="28"/>
          <w:szCs w:val="28"/>
        </w:rPr>
        <w:t>lanteamiento de</w:t>
      </w:r>
      <w:r w:rsidR="0062746A">
        <w:rPr>
          <w:color w:val="0F9ED5" w:themeColor="accent4"/>
          <w:sz w:val="28"/>
          <w:szCs w:val="28"/>
        </w:rPr>
        <w:t>l problema</w:t>
      </w:r>
    </w:p>
    <w:p w14:paraId="1586D1C3" w14:textId="599EC00C" w:rsidR="00724127" w:rsidRDefault="00724127" w:rsidP="00B30584">
      <w:pPr>
        <w:jc w:val="both"/>
      </w:pPr>
      <w:r>
        <w:t xml:space="preserve">La </w:t>
      </w:r>
      <w:del w:id="0" w:author="Usuario invitado" w:date="2026-01-08T22:16:00Z" w16du:dateUtc="2026-01-08T22:16:51Z">
        <w:r w:rsidDel="0BBCC040">
          <w:delText>e</w:delText>
        </w:r>
      </w:del>
      <w:ins w:id="1" w:author="Usuario invitado" w:date="2026-01-08T22:17:00Z" w16du:dateUtc="2026-01-08T22:17:01Z">
        <w:r w:rsidR="0BBCC040">
          <w:t>e</w:t>
        </w:r>
      </w:ins>
      <w:r w:rsidR="0BBCC040">
        <w:t>stimación</w:t>
      </w:r>
      <w:r>
        <w:t xml:space="preserve"> </w:t>
      </w:r>
      <w:r w:rsidR="008876A8">
        <w:t>precisa</w:t>
      </w:r>
      <w:r>
        <w:t xml:space="preserve"> de la evapotranspiración</w:t>
      </w:r>
      <w:r w:rsidR="009A31A6">
        <w:t xml:space="preserve"> </w:t>
      </w:r>
      <w:r w:rsidR="00885193">
        <w:t xml:space="preserve">de referencia </w:t>
      </w:r>
      <w:r w:rsidR="009A31A6">
        <w:t>(ETo)</w:t>
      </w:r>
      <w:r>
        <w:t xml:space="preserve"> es e</w:t>
      </w:r>
      <w:r w:rsidR="00E92CC4">
        <w:t>l pilar fundamental</w:t>
      </w:r>
      <w:r>
        <w:t xml:space="preserve"> en</w:t>
      </w:r>
      <w:r w:rsidR="00187656">
        <w:t xml:space="preserve"> la gestión</w:t>
      </w:r>
      <w:r w:rsidR="00E41BB8">
        <w:t xml:space="preserve"> adecuada</w:t>
      </w:r>
      <w:r w:rsidR="00187656">
        <w:t xml:space="preserve"> del recurso hídrico en sistemas productivos agrícolas</w:t>
      </w:r>
      <w:r w:rsidR="00CC0B14">
        <w:t xml:space="preserve">. </w:t>
      </w:r>
      <w:r w:rsidR="00D614CB">
        <w:t>Al ser</w:t>
      </w:r>
      <w:r w:rsidR="00CC0B14">
        <w:t xml:space="preserve"> el insumo principal de </w:t>
      </w:r>
      <w:r w:rsidR="00A43A9A">
        <w:t>la gestión del riego en los cultivos, impacta principalmente el desarrollo</w:t>
      </w:r>
      <w:r w:rsidR="00482C4C">
        <w:t xml:space="preserve"> fenológico</w:t>
      </w:r>
      <w:r w:rsidR="00A43A9A">
        <w:t xml:space="preserve"> y acumulación de biomasa.</w:t>
      </w:r>
      <w:r w:rsidR="00D02379">
        <w:t xml:space="preserve"> </w:t>
      </w:r>
    </w:p>
    <w:p w14:paraId="74289414" w14:textId="4043C368" w:rsidR="00D02379" w:rsidRDefault="001552CD" w:rsidP="00B30584">
      <w:pPr>
        <w:jc w:val="both"/>
      </w:pPr>
      <w:r>
        <w:t>Aunque</w:t>
      </w:r>
      <w:r w:rsidR="00E72FCD">
        <w:t xml:space="preserve"> e</w:t>
      </w:r>
      <w:r w:rsidR="00997FD1">
        <w:t xml:space="preserve">l modelo </w:t>
      </w:r>
      <w:r w:rsidR="00664F04">
        <w:t xml:space="preserve">para la estimación de la evapotranspiración </w:t>
      </w:r>
      <w:r w:rsidR="00997FD1">
        <w:t>más reconocido es</w:t>
      </w:r>
      <w:r w:rsidR="00B80F1B">
        <w:t xml:space="preserve"> FAO</w:t>
      </w:r>
      <w:r w:rsidR="00E72FCD">
        <w:t xml:space="preserve"> 56</w:t>
      </w:r>
      <w:r w:rsidR="00B80F1B">
        <w:t xml:space="preserve"> Penman </w:t>
      </w:r>
      <w:r w:rsidR="009561A1">
        <w:t>Monteith</w:t>
      </w:r>
      <w:r w:rsidR="00664F04">
        <w:t>,</w:t>
      </w:r>
      <w:r w:rsidR="00ED29C3">
        <w:t xml:space="preserve"> su aplicación en el contexto colombiano y </w:t>
      </w:r>
      <w:r w:rsidR="00EA37D5">
        <w:t xml:space="preserve">específicamente en agricultura bajo cubierta, presenta limitaciones. El modelo fue concebido </w:t>
      </w:r>
      <w:r w:rsidR="00DE7550">
        <w:t xml:space="preserve">bajo condiciones </w:t>
      </w:r>
      <w:r w:rsidR="00936187">
        <w:t>atmosféricas</w:t>
      </w:r>
      <w:r w:rsidR="004B3274">
        <w:t xml:space="preserve"> de latitudes altas y medias</w:t>
      </w:r>
      <w:r w:rsidR="00DE7550">
        <w:t xml:space="preserve"> y se planteó para cultivos a cielo abierto</w:t>
      </w:r>
      <w:r w:rsidR="00D82AFC">
        <w:t>. P</w:t>
      </w:r>
      <w:r w:rsidR="00A258AF">
        <w:t>or lo tanto,</w:t>
      </w:r>
      <w:r w:rsidR="00DE7550">
        <w:t xml:space="preserve"> no </w:t>
      </w:r>
      <w:r w:rsidR="00936187">
        <w:t xml:space="preserve">presenta </w:t>
      </w:r>
      <w:r w:rsidR="009A31A6">
        <w:t>correctamente l</w:t>
      </w:r>
      <w:r w:rsidR="00FE0C0B">
        <w:t>os valores para la ET</w:t>
      </w:r>
      <w:r w:rsidR="00D82AFC">
        <w:t>o</w:t>
      </w:r>
      <w:r w:rsidR="00AF559C">
        <w:t xml:space="preserve"> en microclimas de invernadero</w:t>
      </w:r>
      <w:r w:rsidR="00A56D69">
        <w:t>, donde la dinámica de la transferencia de masa y energía es diferente con el exterior.</w:t>
      </w:r>
    </w:p>
    <w:p w14:paraId="3FD2962C" w14:textId="24D2068D" w:rsidR="00C81ADB" w:rsidRDefault="00E22E5E" w:rsidP="00B30584">
      <w:pPr>
        <w:jc w:val="both"/>
      </w:pPr>
      <w:r w:rsidRPr="00E22E5E">
        <w:t xml:space="preserve">Existe consenso académico en que no hay un método de cálculo de evapotranspiración con validez global para invernaderos. Estudios recientes demuestran que incluso entre invernaderos cercanos las necesidades hídricas difieren, lo que hace indispensable la calibración local de los modelos. </w:t>
      </w:r>
    </w:p>
    <w:p w14:paraId="54B630B3" w14:textId="77777777" w:rsidR="00C81ADB" w:rsidRDefault="00E22E5E" w:rsidP="00B30584">
      <w:pPr>
        <w:jc w:val="both"/>
      </w:pPr>
      <w:r w:rsidRPr="00E22E5E">
        <w:t xml:space="preserve">El Déficit de Presión de Vapor (DPV) se identifica como la variable clave para ajustar modelos como FAO 56, mientras que la resistencia superficial depende principalmente del DPV y, en menor medida, del Índice de Área Foliar (LAI). Sin embargo, la calibración basada en LAI resulta poco práctica a gran escala, limitando la aplicabilidad de modelos más complejos como Stanghellini. </w:t>
      </w:r>
    </w:p>
    <w:p w14:paraId="0C7B71EA" w14:textId="0CD7FA9E" w:rsidR="00E22E5E" w:rsidRDefault="00E22E5E" w:rsidP="00B30584">
      <w:pPr>
        <w:jc w:val="both"/>
      </w:pPr>
      <w:r w:rsidRPr="00E22E5E">
        <w:t>Ante estas dificultades, múltiples investigaciones han evaluado modelos simplificados basados en radiación y temperatura, destacando el buen desempeño del modelo de Abtew en distintos contextos y, en menor medida, los modelos de Rohwer y Takakura. No obstante, algunos estudios recientes muestran que el modelo FAO 56 Penman-Monteith ajustado puede alcanzar alta precisión cuando se calibra adecuadamente.</w:t>
      </w:r>
    </w:p>
    <w:p w14:paraId="6EFC6364" w14:textId="23101D4F" w:rsidR="002B191B" w:rsidRDefault="002B191B" w:rsidP="00B30584">
      <w:pPr>
        <w:jc w:val="both"/>
      </w:pPr>
      <w:r>
        <w:t>Estas investigaciones reafirman que la clave para el uso de los modelos físicos radiativos o de temperatura radica</w:t>
      </w:r>
      <w:r w:rsidR="00D27A40">
        <w:t xml:space="preserve"> en su adaptación al entorno físico especifico, respondiendo a las condiciones atmosféricas locales.</w:t>
      </w:r>
    </w:p>
    <w:p w14:paraId="3D5A772C" w14:textId="3F92F450" w:rsidR="00E65928" w:rsidRPr="00E65928" w:rsidRDefault="00DC55E3" w:rsidP="00E65928">
      <w:pPr>
        <w:jc w:val="both"/>
      </w:pPr>
      <w:r>
        <w:t xml:space="preserve">Las discrepancias </w:t>
      </w:r>
      <w:r w:rsidRPr="00706922">
        <w:t>en la estimación de la ETo</w:t>
      </w:r>
      <w:r w:rsidR="00FE0C0B" w:rsidRPr="00706922">
        <w:t xml:space="preserve"> acarrea</w:t>
      </w:r>
      <w:r w:rsidR="00156D83" w:rsidRPr="00706922">
        <w:t>n</w:t>
      </w:r>
      <w:r w:rsidR="00FE0C0B" w:rsidRPr="00706922">
        <w:t xml:space="preserve"> problemas directamente en la gestión de</w:t>
      </w:r>
      <w:r w:rsidR="00BC4B14" w:rsidRPr="00706922">
        <w:t>l riego</w:t>
      </w:r>
      <w:r w:rsidR="00933522" w:rsidRPr="00706922">
        <w:t xml:space="preserve">. </w:t>
      </w:r>
      <w:r w:rsidR="00E65928" w:rsidRPr="00706922">
        <w:t>Según el Departamento Nacional de Planeación (DNP</w:t>
      </w:r>
      <w:r w:rsidR="00F467F5">
        <w:t>, 201</w:t>
      </w:r>
      <w:r w:rsidR="00640CF8">
        <w:t>7</w:t>
      </w:r>
      <w:r w:rsidR="00E65928" w:rsidRPr="00706922">
        <w:t>), las deficiencias en</w:t>
      </w:r>
      <w:r w:rsidR="00D03393">
        <w:t xml:space="preserve"> </w:t>
      </w:r>
      <w:r w:rsidR="00E65928" w:rsidRPr="00706922">
        <w:t>el manejo</w:t>
      </w:r>
      <w:r w:rsidR="00933522" w:rsidRPr="00706922">
        <w:t xml:space="preserve"> del agua</w:t>
      </w:r>
      <w:r w:rsidR="00E65928" w:rsidRPr="00706922">
        <w:t xml:space="preserve"> conllevan pérdidas de hasta el 75% del agua captada, </w:t>
      </w:r>
      <w:r w:rsidR="00D03393">
        <w:t>en el peor de los escenarios.</w:t>
      </w:r>
      <w:r w:rsidR="00E65928" w:rsidRPr="00706922">
        <w:t xml:space="preserve"> </w:t>
      </w:r>
      <w:r w:rsidR="00E65928" w:rsidRPr="00E65928">
        <w:t xml:space="preserve">Esta problemática se agudiza por </w:t>
      </w:r>
      <w:r w:rsidR="007D30BF">
        <w:t xml:space="preserve">creencias </w:t>
      </w:r>
      <w:r w:rsidR="007D30BF">
        <w:lastRenderedPageBreak/>
        <w:t xml:space="preserve">culturales que fomentan la sobre </w:t>
      </w:r>
      <w:r w:rsidR="00C23071">
        <w:t>aplicación</w:t>
      </w:r>
      <w:r w:rsidR="007D30BF">
        <w:t xml:space="preserve"> de agua en los cultivos</w:t>
      </w:r>
      <w:r w:rsidR="00E65928" w:rsidRPr="00F819D1">
        <w:t xml:space="preserve">, lo que deriva en </w:t>
      </w:r>
      <w:r w:rsidR="007D30BF">
        <w:t>excesos</w:t>
      </w:r>
      <w:r w:rsidR="00E65928" w:rsidRPr="00F819D1">
        <w:t xml:space="preserve"> </w:t>
      </w:r>
      <w:r w:rsidR="00C23071" w:rsidRPr="00F819D1">
        <w:t>sistemátic</w:t>
      </w:r>
      <w:r w:rsidR="00520556">
        <w:t>o</w:t>
      </w:r>
      <w:r w:rsidR="00C23071">
        <w:t>s</w:t>
      </w:r>
      <w:r w:rsidR="00E65928" w:rsidRPr="00F819D1">
        <w:t xml:space="preserve"> de entre el 30% y el 50% del volumen de agua requerido por los cultivos</w:t>
      </w:r>
      <w:r w:rsidR="00C23071">
        <w:t xml:space="preserve"> según </w:t>
      </w:r>
      <w:r w:rsidR="00972D42">
        <w:t>la investigación realizada por Mejía Saénz E</w:t>
      </w:r>
      <w:r w:rsidR="00520556">
        <w:t>.</w:t>
      </w:r>
      <w:r w:rsidR="00972D42">
        <w:t xml:space="preserve"> et al (</w:t>
      </w:r>
      <w:r w:rsidR="00520556">
        <w:t>2002</w:t>
      </w:r>
      <w:r w:rsidR="00972D42">
        <w:t>)</w:t>
      </w:r>
      <w:r w:rsidR="00E65928" w:rsidRPr="00F819D1">
        <w:t>.</w:t>
      </w:r>
      <w:r w:rsidR="00E65928" w:rsidRPr="00E65928">
        <w:t xml:space="preserve"> </w:t>
      </w:r>
    </w:p>
    <w:p w14:paraId="7CD2562B" w14:textId="7579DD2A" w:rsidR="000B00A2" w:rsidRDefault="00E65928" w:rsidP="00E65928">
      <w:pPr>
        <w:jc w:val="both"/>
      </w:pPr>
      <w:r w:rsidRPr="00E65928">
        <w:t>La imprecisión en el cálculo de la ETo, especialmente en ambientes protegidos donde los modelos convencionales presentan limitaciones, tiene repercusiones multidimensionales. Por un lado, la sobreestimación del riego eleva significativamente los costos operativos que, según gremios como Cenicaña</w:t>
      </w:r>
      <w:r w:rsidR="00BC2BA0">
        <w:t xml:space="preserve"> (2016)</w:t>
      </w:r>
      <w:r w:rsidRPr="00E65928">
        <w:t>, pueden representar entre el 30% y el 60% de los costos totales de producción y compromete la sanidad vegetal al crear microclimas propicios para fitopatógenos y emisiones</w:t>
      </w:r>
      <w:r w:rsidR="00745E8D">
        <w:t xml:space="preserve"> elevad</w:t>
      </w:r>
      <w:r w:rsidR="00025045">
        <w:t>as</w:t>
      </w:r>
      <w:r w:rsidRPr="00E65928">
        <w:t xml:space="preserve"> de gases de efecto invernadero (CH₄). </w:t>
      </w:r>
    </w:p>
    <w:p w14:paraId="44EE625E" w14:textId="5815E5EA" w:rsidR="005B1875" w:rsidRDefault="00E65928" w:rsidP="00B30584">
      <w:pPr>
        <w:jc w:val="both"/>
      </w:pPr>
      <w:r w:rsidRPr="00E65928">
        <w:t>Por otro lado, l</w:t>
      </w:r>
      <w:r w:rsidR="00BC2BA0">
        <w:t>a</w:t>
      </w:r>
      <w:r w:rsidR="00267535">
        <w:t xml:space="preserve"> subestimación de</w:t>
      </w:r>
      <w:r w:rsidR="00F23CB2">
        <w:t xml:space="preserve"> la variable</w:t>
      </w:r>
      <w:r w:rsidR="00FE0C0B">
        <w:t xml:space="preserve"> afecta principalmente el rendimiento de los sistemas productivos, ya que el agua influye en la</w:t>
      </w:r>
      <w:r w:rsidR="000909F3">
        <w:t xml:space="preserve"> fijación de carbonos, que impactan la</w:t>
      </w:r>
      <w:r w:rsidR="00FE0C0B">
        <w:t xml:space="preserve"> acumulación de biomasa</w:t>
      </w:r>
      <w:r w:rsidR="001F27C9">
        <w:t xml:space="preserve"> de las plantas. </w:t>
      </w:r>
      <w:r w:rsidR="00640CF8">
        <w:t xml:space="preserve">Según lo estudiado por </w:t>
      </w:r>
      <w:r w:rsidR="005B1875" w:rsidRPr="005B1875">
        <w:t>Coyago</w:t>
      </w:r>
      <w:r w:rsidR="00AE3AB2">
        <w:t xml:space="preserve"> </w:t>
      </w:r>
      <w:r w:rsidR="005B1875" w:rsidRPr="005B1875">
        <w:t>Cruz, E</w:t>
      </w:r>
      <w:r w:rsidR="005B1875">
        <w:t>. et al (</w:t>
      </w:r>
      <w:r w:rsidR="00AE3AB2">
        <w:t>2019</w:t>
      </w:r>
      <w:r w:rsidR="005B1875">
        <w:t>)</w:t>
      </w:r>
      <w:r w:rsidR="00AE3AB2">
        <w:t xml:space="preserve">, </w:t>
      </w:r>
      <w:r w:rsidR="00E00ADA">
        <w:t xml:space="preserve">relacionan la reducción drástica del rendimiento de los cultivos cuando el riego </w:t>
      </w:r>
      <w:r w:rsidR="00C55809">
        <w:t>se reduce en un 30 – 40 % de la ETo.</w:t>
      </w:r>
    </w:p>
    <w:p w14:paraId="0EE13CA2" w14:textId="734F5149" w:rsidR="00C85225" w:rsidRDefault="00C85225" w:rsidP="00B30584">
      <w:pPr>
        <w:jc w:val="both"/>
      </w:pPr>
      <w:r>
        <w:t>La presente investigación contribuye a cerrar la brecha del conocimiento científico existente sobre el comportamiento de la ETo en ambientes cerrados o protegidos.</w:t>
      </w:r>
      <w:r w:rsidR="00F62632">
        <w:t xml:space="preserve"> A través de la parametrización de los modelos de estimación, se busca una mayor precisión</w:t>
      </w:r>
      <w:r w:rsidR="00D44A37">
        <w:t xml:space="preserve"> ajustada a las condiciones micro climáticas locales de los invernaderos de la Facultad de Ciencias Agrarias en la Universidad Nacional de Colombia, sede Bogotá.</w:t>
      </w:r>
    </w:p>
    <w:p w14:paraId="28DE8259" w14:textId="2B6717A1" w:rsidR="0090172D" w:rsidRDefault="002876A6" w:rsidP="00B30584">
      <w:pPr>
        <w:jc w:val="both"/>
      </w:pPr>
      <w:r>
        <w:t xml:space="preserve">Paralelamente, esta investigación </w:t>
      </w:r>
      <w:r w:rsidR="0090172D">
        <w:t>se proyecta como</w:t>
      </w:r>
      <w:r w:rsidR="00782281">
        <w:t xml:space="preserve"> una base técnica y metodológica para investigadores y productores</w:t>
      </w:r>
      <w:r w:rsidR="00F33854">
        <w:t xml:space="preserve"> del altiplano cundiboyacense, orientada a la optimización del agua </w:t>
      </w:r>
      <w:r w:rsidR="00C82A49">
        <w:t>los sistemas agrícolas protegidos</w:t>
      </w:r>
      <w:r w:rsidR="00F33854">
        <w:t xml:space="preserve"> en condiciones </w:t>
      </w:r>
      <w:r w:rsidR="00C82A49">
        <w:t>de clima tropical de alta montaña.</w:t>
      </w:r>
    </w:p>
    <w:p w14:paraId="731D83F8" w14:textId="0F55A218" w:rsidR="00946ABF" w:rsidRPr="00103635" w:rsidRDefault="00103635" w:rsidP="00B30584">
      <w:pPr>
        <w:jc w:val="both"/>
      </w:pPr>
      <w:r w:rsidRPr="00103635">
        <w:rPr>
          <w:highlight w:val="cyan"/>
        </w:rPr>
        <w:t>Comparación modelos ETo en invernaderos</w:t>
      </w:r>
    </w:p>
    <w:p w14:paraId="5F3D70A9" w14:textId="77777777" w:rsidR="008D4206" w:rsidRDefault="008D4206" w:rsidP="00173B9D">
      <w:pPr>
        <w:jc w:val="both"/>
      </w:pPr>
      <w:hyperlink r:id="rId5" w:history="1">
        <w:r w:rsidRPr="008D4206">
          <w:rPr>
            <w:rStyle w:val="Hipervnculo"/>
          </w:rPr>
          <w:t>https://pmc.ncbi.nlm.nih.gov/articles/PMC10589191/</w:t>
        </w:r>
      </w:hyperlink>
    </w:p>
    <w:p w14:paraId="5A327553" w14:textId="423B7012" w:rsidR="00D41B13" w:rsidRPr="008D4206" w:rsidRDefault="001E6396" w:rsidP="00173B9D">
      <w:pPr>
        <w:jc w:val="both"/>
      </w:pPr>
      <w:r>
        <w:t>Nikola</w:t>
      </w:r>
      <w:r w:rsidR="005B45D9">
        <w:t>o</w:t>
      </w:r>
      <w:r>
        <w:t xml:space="preserve">u </w:t>
      </w:r>
      <w:r w:rsidR="00511116">
        <w:t>G</w:t>
      </w:r>
      <w:r w:rsidR="005B45D9">
        <w:t xml:space="preserve"> et al (2023)</w:t>
      </w:r>
      <w:r w:rsidR="007B02B6">
        <w:t xml:space="preserve"> realizaron una investigación sobre pepino cohombro</w:t>
      </w:r>
      <w:r w:rsidR="00D16DAE">
        <w:t xml:space="preserve"> en sistemas hidropónicos</w:t>
      </w:r>
      <w:r w:rsidR="007B02B6">
        <w:t xml:space="preserve"> en la isla de Chipre</w:t>
      </w:r>
      <w:r w:rsidR="00D16DAE">
        <w:t xml:space="preserve">. De cara a la identificación de las necesidades hídricas, se </w:t>
      </w:r>
      <w:r w:rsidR="008F2F77">
        <w:t>identific</w:t>
      </w:r>
      <w:r w:rsidR="00FC52EE">
        <w:t xml:space="preserve">a la necesidad de la calibración del coeficiente de cultivo y la parametrización correcta de las ecuaciones que rigen el </w:t>
      </w:r>
      <w:r w:rsidR="00E55EB8">
        <w:t>cálculo</w:t>
      </w:r>
      <w:r w:rsidR="00FC52EE">
        <w:t xml:space="preserve"> de la </w:t>
      </w:r>
      <w:r w:rsidR="00E55EB8">
        <w:t>evapotranspiración</w:t>
      </w:r>
      <w:r w:rsidR="00FC52EE">
        <w:t xml:space="preserve">. </w:t>
      </w:r>
      <w:r w:rsidR="00217242">
        <w:t>Se observa que, bajo diferentes condiciones micro climáticas</w:t>
      </w:r>
      <w:r w:rsidR="00DE0409">
        <w:t xml:space="preserve"> </w:t>
      </w:r>
      <w:r w:rsidR="00217242">
        <w:t>bajo invernaderos, se tienen diferentes valores del coeficiente en cuestión.</w:t>
      </w:r>
      <w:r w:rsidR="00553FA7">
        <w:t xml:space="preserve"> A pesar del aporte investigativo en el </w:t>
      </w:r>
      <w:r w:rsidR="00A90DB5">
        <w:t>cálculo</w:t>
      </w:r>
      <w:r w:rsidR="00553FA7">
        <w:t xml:space="preserve"> de la ETo</w:t>
      </w:r>
      <w:r w:rsidR="00C97B86">
        <w:t xml:space="preserve">, la isla de Chipre presenta condiciones climáticas </w:t>
      </w:r>
      <w:r w:rsidR="004020E9">
        <w:t xml:space="preserve">diferentes a </w:t>
      </w:r>
      <w:r w:rsidR="00B3765D">
        <w:t>la ciudad de alta montaña como Bogotá.</w:t>
      </w:r>
    </w:p>
    <w:p w14:paraId="5317F223" w14:textId="77777777" w:rsidR="008D4206" w:rsidRDefault="008D4206" w:rsidP="00173B9D">
      <w:pPr>
        <w:jc w:val="both"/>
      </w:pPr>
      <w:hyperlink r:id="rId6" w:history="1">
        <w:r w:rsidRPr="008D4206">
          <w:rPr>
            <w:rStyle w:val="Hipervnculo"/>
          </w:rPr>
          <w:t>https://pmc.ncbi.nlm.nih.gov/articles/PMC11175013/</w:t>
        </w:r>
      </w:hyperlink>
    </w:p>
    <w:p w14:paraId="0E2FC8DE" w14:textId="29DD52B0" w:rsidR="005D78A9" w:rsidRPr="008D4206" w:rsidRDefault="00AD7731" w:rsidP="00173B9D">
      <w:pPr>
        <w:jc w:val="both"/>
      </w:pPr>
      <w:r>
        <w:t>Gao S, et al (</w:t>
      </w:r>
      <w:r w:rsidR="00C32236">
        <w:t>2024</w:t>
      </w:r>
      <w:r>
        <w:t>)</w:t>
      </w:r>
      <w:r w:rsidR="00C32236">
        <w:t xml:space="preserve">, </w:t>
      </w:r>
      <w:r w:rsidR="00E07B8E">
        <w:t xml:space="preserve">realizaron una </w:t>
      </w:r>
      <w:r w:rsidR="00CA1FC0">
        <w:t>investigación</w:t>
      </w:r>
      <w:r w:rsidR="00E07B8E">
        <w:t xml:space="preserve"> comparativa entre los modelos de estimación de ETo para invernaderos solares en </w:t>
      </w:r>
      <w:r w:rsidR="000775D1">
        <w:t xml:space="preserve">China, reconociendo una necesidad latente de parametrizar los modelos para obtener con </w:t>
      </w:r>
      <w:r w:rsidR="00B07C09">
        <w:t>precisión. En esta investigación se usaron lisímetros para estimar la ETo real</w:t>
      </w:r>
      <w:r w:rsidR="00D6615E">
        <w:t xml:space="preserve"> en tomates</w:t>
      </w:r>
      <w:r w:rsidR="00D34372">
        <w:t xml:space="preserve">. Se concluye que el modelo de </w:t>
      </w:r>
      <w:r w:rsidR="008C5B9D">
        <w:t>Priestley</w:t>
      </w:r>
      <w:r w:rsidR="00D34372">
        <w:t xml:space="preserve"> Taylor </w:t>
      </w:r>
      <w:r w:rsidR="003F2F7D">
        <w:t xml:space="preserve">parametrizado </w:t>
      </w:r>
      <w:r w:rsidR="00D34372">
        <w:t>es el modelo que se adapta mejor a esas condiciones</w:t>
      </w:r>
      <w:r w:rsidR="000C23DB">
        <w:t>, con más simplicidad</w:t>
      </w:r>
      <w:r w:rsidR="00D34372">
        <w:t xml:space="preserve">. </w:t>
      </w:r>
    </w:p>
    <w:p w14:paraId="58B11463" w14:textId="77777777" w:rsidR="008D4206" w:rsidRDefault="008D4206" w:rsidP="00173B9D">
      <w:pPr>
        <w:jc w:val="both"/>
      </w:pPr>
      <w:hyperlink r:id="rId7" w:history="1">
        <w:r w:rsidRPr="008D4206">
          <w:rPr>
            <w:rStyle w:val="Hipervnculo"/>
          </w:rPr>
          <w:t>https://par.nsf.gov/servlets/purl/10314959</w:t>
        </w:r>
      </w:hyperlink>
    </w:p>
    <w:p w14:paraId="66B3BC3E" w14:textId="1A86FD39" w:rsidR="00ED3032" w:rsidRPr="008D4206" w:rsidRDefault="00ED3032" w:rsidP="00173B9D">
      <w:pPr>
        <w:jc w:val="both"/>
      </w:pPr>
      <w:r>
        <w:t xml:space="preserve">Wang L et al (2021), </w:t>
      </w:r>
      <w:r w:rsidR="00132DDA">
        <w:t xml:space="preserve">evaluaron doce modelos de estimación de ETo </w:t>
      </w:r>
      <w:r w:rsidR="00D42522">
        <w:t xml:space="preserve">y proporcionaron una visión general de la parametrización de dichos modelos, resaltando la necesidad de </w:t>
      </w:r>
      <w:r w:rsidR="002B0800">
        <w:t xml:space="preserve">la calibración en la aplicación local </w:t>
      </w:r>
      <w:r w:rsidR="00625899">
        <w:t>y destacan la necesidad de la validación de los modelos en agricultura en interiores</w:t>
      </w:r>
      <w:r w:rsidR="008F60D5">
        <w:t>.</w:t>
      </w:r>
    </w:p>
    <w:p w14:paraId="1C67F47B" w14:textId="77777777" w:rsidR="008D4206" w:rsidRDefault="008D4206" w:rsidP="00173B9D">
      <w:pPr>
        <w:jc w:val="both"/>
      </w:pPr>
      <w:hyperlink r:id="rId8" w:history="1">
        <w:r w:rsidRPr="008D4206">
          <w:rPr>
            <w:rStyle w:val="Hipervnculo"/>
          </w:rPr>
          <w:t>https://www.sciencedirect.com/science/article/pii/S0168169923006439</w:t>
        </w:r>
      </w:hyperlink>
    </w:p>
    <w:p w14:paraId="540A366B" w14:textId="3C8334E2" w:rsidR="004140F1" w:rsidRPr="008D4206" w:rsidRDefault="00F16E15" w:rsidP="00173B9D">
      <w:pPr>
        <w:jc w:val="both"/>
      </w:pPr>
      <w:proofErr w:type="spellStart"/>
      <w:r>
        <w:t>Ghiat</w:t>
      </w:r>
      <w:proofErr w:type="spellEnd"/>
      <w:r>
        <w:t xml:space="preserve"> I</w:t>
      </w:r>
      <w:r w:rsidR="004140F1">
        <w:t xml:space="preserve"> et al (202</w:t>
      </w:r>
      <w:r w:rsidR="00B62E23">
        <w:t>3</w:t>
      </w:r>
      <w:r w:rsidR="004140F1">
        <w:t>),</w:t>
      </w:r>
      <w:r w:rsidR="00176E50">
        <w:t xml:space="preserve"> resaltan</w:t>
      </w:r>
      <w:r w:rsidR="00645F2A">
        <w:t xml:space="preserve"> la problemática en la necesidad de ajustar el modelo más preciso en la estimación de la </w:t>
      </w:r>
      <w:r w:rsidR="001C1231">
        <w:t>evapotranspiración</w:t>
      </w:r>
      <w:r w:rsidR="003656C1">
        <w:t xml:space="preserve"> (Penman - Mon</w:t>
      </w:r>
      <w:r w:rsidR="001C1231">
        <w:t>teith</w:t>
      </w:r>
      <w:r w:rsidR="003656C1">
        <w:t>)</w:t>
      </w:r>
      <w:r w:rsidR="001C1231">
        <w:t xml:space="preserve"> para a</w:t>
      </w:r>
      <w:r w:rsidR="002276F4">
        <w:t>gricultura en ambientes cerrados</w:t>
      </w:r>
      <w:r w:rsidR="00277C7B">
        <w:t xml:space="preserve">, sin </w:t>
      </w:r>
      <w:r w:rsidR="002131B0">
        <w:t>embargo,</w:t>
      </w:r>
      <w:r w:rsidR="00277C7B">
        <w:t xml:space="preserve"> subrayó la importancia particular del </w:t>
      </w:r>
      <w:r w:rsidR="00BE2DF5">
        <w:t>D</w:t>
      </w:r>
      <w:r w:rsidR="00277C7B">
        <w:t xml:space="preserve">éficit de </w:t>
      </w:r>
      <w:r w:rsidR="00BE2DF5">
        <w:t>P</w:t>
      </w:r>
      <w:r w:rsidR="00277C7B">
        <w:t xml:space="preserve">resión de </w:t>
      </w:r>
      <w:r w:rsidR="00BE2DF5">
        <w:t>V</w:t>
      </w:r>
      <w:r w:rsidR="00277C7B">
        <w:t>apor</w:t>
      </w:r>
      <w:r w:rsidR="00BE2DF5">
        <w:t xml:space="preserve"> (DPV)</w:t>
      </w:r>
      <w:r w:rsidR="00D26724">
        <w:t xml:space="preserve"> para parametrizar</w:t>
      </w:r>
      <w:r w:rsidR="00C54392">
        <w:t xml:space="preserve"> correctamente el modelo.</w:t>
      </w:r>
    </w:p>
    <w:p w14:paraId="5B1AD658" w14:textId="77777777" w:rsidR="008D4206" w:rsidRDefault="008D4206" w:rsidP="00173B9D">
      <w:pPr>
        <w:jc w:val="both"/>
      </w:pPr>
      <w:hyperlink r:id="rId9" w:history="1">
        <w:r w:rsidRPr="008D4206">
          <w:rPr>
            <w:rStyle w:val="Hipervnculo"/>
          </w:rPr>
          <w:t>https://classic.scielo.org.mx/scielo.php?script=sci_arttext&amp;pid=S2007-09342020000100125&amp;lng=en&amp;nrm=iso&amp;tlng=es&amp;ORIGINALLANG=es</w:t>
        </w:r>
      </w:hyperlink>
    </w:p>
    <w:p w14:paraId="6588EB8D" w14:textId="0067E390" w:rsidR="000C7951" w:rsidRPr="008D4206" w:rsidRDefault="000C7951" w:rsidP="00173B9D">
      <w:pPr>
        <w:jc w:val="both"/>
      </w:pPr>
      <w:r>
        <w:t>Azua M et al (</w:t>
      </w:r>
      <w:r w:rsidR="004F6C2B">
        <w:t>2021</w:t>
      </w:r>
      <w:r>
        <w:t>)</w:t>
      </w:r>
      <w:r w:rsidR="004F6C2B">
        <w:t xml:space="preserve">, </w:t>
      </w:r>
      <w:r w:rsidR="006E1CE0">
        <w:t xml:space="preserve">realizaron la calibración de los modelos de estimación de la ETo </w:t>
      </w:r>
      <w:r w:rsidR="009227E9">
        <w:t>para microclimas controlados</w:t>
      </w:r>
      <w:r w:rsidR="009A5D57">
        <w:t xml:space="preserve"> para modelos basados en temperatura y radiación, encontrando un mejor ajuste en los últimos. </w:t>
      </w:r>
      <w:r w:rsidR="002131B0">
        <w:t>Específicamente</w:t>
      </w:r>
      <w:r w:rsidR="006F2314">
        <w:t xml:space="preserve">, el modelo de Abtew </w:t>
      </w:r>
      <w:r w:rsidR="00DA3794">
        <w:t>presenta menores errores y un mejor ajuste</w:t>
      </w:r>
      <w:r w:rsidR="002131B0">
        <w:t>.</w:t>
      </w:r>
    </w:p>
    <w:p w14:paraId="2F9DC8A2" w14:textId="77777777" w:rsidR="008D4206" w:rsidRDefault="008D4206" w:rsidP="00173B9D">
      <w:pPr>
        <w:jc w:val="both"/>
      </w:pPr>
      <w:hyperlink r:id="rId10" w:history="1">
        <w:r w:rsidRPr="008D4206">
          <w:rPr>
            <w:rStyle w:val="Hipervnculo"/>
          </w:rPr>
          <w:t>https://agupubs.onlinelibrary.wiley.com/doi/full/10.1002/2016JG003415</w:t>
        </w:r>
      </w:hyperlink>
    </w:p>
    <w:p w14:paraId="48A56C6F" w14:textId="6F897855" w:rsidR="004900BA" w:rsidRPr="008D4206" w:rsidRDefault="00A25BA8" w:rsidP="00173B9D">
      <w:pPr>
        <w:jc w:val="both"/>
      </w:pPr>
      <w:r>
        <w:t xml:space="preserve">Guerrieri R et al (2016), </w:t>
      </w:r>
      <w:r w:rsidR="00EE1EBA">
        <w:t xml:space="preserve">reconoce la complejidad de estimar </w:t>
      </w:r>
      <w:r w:rsidR="00C66DFB">
        <w:t xml:space="preserve">la resistencia superficial </w:t>
      </w:r>
      <w:r w:rsidR="00DA6D60">
        <w:t>en la ecuación de Penman Monteith</w:t>
      </w:r>
      <w:r w:rsidR="00C66DFB">
        <w:t xml:space="preserve">. Realizando un </w:t>
      </w:r>
      <w:r w:rsidR="00237B37">
        <w:t>análisis</w:t>
      </w:r>
      <w:r w:rsidR="00C66DFB">
        <w:t xml:space="preserve"> de sensibilidad, se concluyó que </w:t>
      </w:r>
      <w:r w:rsidR="00343E7B">
        <w:t>existe una dominancia del clima (DPV)</w:t>
      </w:r>
      <w:r w:rsidR="0070199F">
        <w:t xml:space="preserve"> y en menor medida del </w:t>
      </w:r>
      <w:r w:rsidR="00237B37">
        <w:t>Índice</w:t>
      </w:r>
      <w:r w:rsidR="0070199F">
        <w:t xml:space="preserve"> de Área Foliar (LAI)</w:t>
      </w:r>
      <w:r w:rsidR="00237B37">
        <w:t>.</w:t>
      </w:r>
      <w:r w:rsidR="0070199F">
        <w:t xml:space="preserve"> </w:t>
      </w:r>
      <w:r w:rsidR="000472E5">
        <w:t>Por esta razón, se hace necesario realizar un ajuste a las variables mencionadas para lograr una correcta parametrización al modelo de estimación de ETo Penman Monteith</w:t>
      </w:r>
      <w:r w:rsidR="009002F0">
        <w:t>.</w:t>
      </w:r>
    </w:p>
    <w:p w14:paraId="5326C073" w14:textId="77777777" w:rsidR="008D4206" w:rsidRDefault="008D4206" w:rsidP="00173B9D">
      <w:pPr>
        <w:jc w:val="both"/>
      </w:pPr>
      <w:hyperlink r:id="rId11" w:history="1">
        <w:r w:rsidRPr="008D4206">
          <w:rPr>
            <w:rStyle w:val="Hipervnculo"/>
          </w:rPr>
          <w:t>https://ceac.arizona.edu/sites/default/files/comparison-of-three-evapotranspiration_0.pdf</w:t>
        </w:r>
      </w:hyperlink>
    </w:p>
    <w:p w14:paraId="723F35A2" w14:textId="23FB81D0" w:rsidR="008E0059" w:rsidRPr="008D4206" w:rsidRDefault="008E0059" w:rsidP="00173B9D">
      <w:pPr>
        <w:jc w:val="both"/>
      </w:pPr>
      <w:r>
        <w:lastRenderedPageBreak/>
        <w:t>Villareal F et al (2012),</w:t>
      </w:r>
      <w:r w:rsidR="001101D0">
        <w:t xml:space="preserve"> evaluaron </w:t>
      </w:r>
      <w:r w:rsidR="007F7E60">
        <w:t>los modelos de Penman Monteith, Stanghellini y Takakura</w:t>
      </w:r>
      <w:r w:rsidR="00BE57E9">
        <w:t xml:space="preserve"> en cultivos de tomate y pimiento morrón en Tucson, Arizona. </w:t>
      </w:r>
      <w:r w:rsidR="00FE127B">
        <w:t xml:space="preserve"> Aunque no se encontraron diferencias significativas de los tres modelos, bajo una validación de apertura estomática y lisimétrica, </w:t>
      </w:r>
      <w:r w:rsidR="000A4748">
        <w:t>se encontró que el modelo de Takakura presenta mayor aplicabilidad debido a su facilidad y el modelo de Stanghe</w:t>
      </w:r>
      <w:r w:rsidR="00F76BA9">
        <w:t>llini un menor error cuadrático.</w:t>
      </w:r>
    </w:p>
    <w:p w14:paraId="10B1CE34" w14:textId="77777777" w:rsidR="008D4206" w:rsidRDefault="008D4206" w:rsidP="00173B9D">
      <w:pPr>
        <w:jc w:val="both"/>
      </w:pPr>
      <w:hyperlink r:id="rId12" w:history="1">
        <w:r w:rsidRPr="008D4206">
          <w:rPr>
            <w:rStyle w:val="Hipervnculo"/>
          </w:rPr>
          <w:t>https://edepot.wur.nl/14971</w:t>
        </w:r>
      </w:hyperlink>
    </w:p>
    <w:p w14:paraId="259D3CB1" w14:textId="5171E28A" w:rsidR="00F665D3" w:rsidRPr="008D4206" w:rsidRDefault="00F665D3" w:rsidP="00173B9D">
      <w:pPr>
        <w:jc w:val="both"/>
      </w:pPr>
      <w:proofErr w:type="spellStart"/>
      <w:r>
        <w:t>Fa</w:t>
      </w:r>
      <w:r w:rsidR="006C35C8">
        <w:t>x</w:t>
      </w:r>
      <w:r>
        <w:t>ilah</w:t>
      </w:r>
      <w:proofErr w:type="spellEnd"/>
      <w:r>
        <w:t xml:space="preserve"> W</w:t>
      </w:r>
      <w:r w:rsidR="006C35C8">
        <w:t xml:space="preserve"> (2009) aborda un estudio de </w:t>
      </w:r>
      <w:r w:rsidR="00125CE1">
        <w:t xml:space="preserve">la física que influye en el </w:t>
      </w:r>
      <w:r w:rsidR="00DB02F3">
        <w:t>microclima</w:t>
      </w:r>
      <w:r w:rsidR="00125CE1">
        <w:t xml:space="preserve"> de los invernaderos y los modelos de estimación de ETo. </w:t>
      </w:r>
      <w:r w:rsidR="005C6B7D">
        <w:t xml:space="preserve">Dadas las dificultades de los modelos existentes al </w:t>
      </w:r>
      <w:r w:rsidR="00AC2BDC">
        <w:t xml:space="preserve">predecir con exactitud la distribución de la temperatura y la humedad al interior de la estructura, </w:t>
      </w:r>
      <w:r w:rsidR="00B36C82">
        <w:t xml:space="preserve">se validaron los modelos. Se concluyó que la radiación </w:t>
      </w:r>
      <w:r w:rsidR="0050430E">
        <w:t xml:space="preserve">es el motor principal que influye en el </w:t>
      </w:r>
      <w:r w:rsidR="00BB5EBE">
        <w:t>microclima</w:t>
      </w:r>
      <w:r w:rsidR="0050430E">
        <w:t xml:space="preserve"> del invernadero y consecuentemente en la ETo</w:t>
      </w:r>
      <w:r w:rsidR="00D949D4">
        <w:t xml:space="preserve">. Además, el autor hace énfasis en </w:t>
      </w:r>
      <w:r w:rsidR="00BB5EBE">
        <w:t>la aplicabilidad de los modelos según el nivel de tecnología de los invernaderos.</w:t>
      </w:r>
    </w:p>
    <w:p w14:paraId="10404CE0" w14:textId="77777777" w:rsidR="008D4206" w:rsidRDefault="008D4206" w:rsidP="00173B9D">
      <w:pPr>
        <w:jc w:val="both"/>
      </w:pPr>
      <w:hyperlink r:id="rId13" w:history="1">
        <w:r w:rsidRPr="008D4206">
          <w:rPr>
            <w:rStyle w:val="Hipervnculo"/>
          </w:rPr>
          <w:t>https://www.researchgate.net/publication/394170256_Modeling_Greenhouse_Cucumber_Evapotranspiration_Using_Machine_Learning_A_Random_Forest_Approach_Versus_Traditional_and_Non-linear_Crop_Coefficients</w:t>
        </w:r>
      </w:hyperlink>
    </w:p>
    <w:p w14:paraId="68D60396" w14:textId="69ED0B99" w:rsidR="00E038DA" w:rsidRPr="008D4206" w:rsidRDefault="004560DB" w:rsidP="00173B9D">
      <w:pPr>
        <w:jc w:val="both"/>
      </w:pPr>
      <w:proofErr w:type="spellStart"/>
      <w:r>
        <w:t>Koshsimaie</w:t>
      </w:r>
      <w:proofErr w:type="spellEnd"/>
      <w:r>
        <w:t xml:space="preserve"> M et al (</w:t>
      </w:r>
      <w:r w:rsidR="00793D88">
        <w:t>2025</w:t>
      </w:r>
      <w:r>
        <w:t>)</w:t>
      </w:r>
      <w:r w:rsidR="00793D88">
        <w:t xml:space="preserve">, </w:t>
      </w:r>
      <w:r w:rsidR="0017275B">
        <w:t xml:space="preserve">PDF en iraní </w:t>
      </w:r>
    </w:p>
    <w:p w14:paraId="0DD1F8C2" w14:textId="77777777" w:rsidR="008D4206" w:rsidRDefault="008D4206" w:rsidP="00173B9D">
      <w:pPr>
        <w:jc w:val="both"/>
      </w:pPr>
      <w:hyperlink r:id="rId14" w:history="1">
        <w:r w:rsidRPr="008D4206">
          <w:rPr>
            <w:rStyle w:val="Hipervnculo"/>
          </w:rPr>
          <w:t>https://www.mdpi.com/2073-4395/13/12/3059</w:t>
        </w:r>
      </w:hyperlink>
    </w:p>
    <w:p w14:paraId="291D0F0E" w14:textId="2131AA43" w:rsidR="002E05BA" w:rsidRPr="008D4206" w:rsidRDefault="002E05BA" w:rsidP="00173B9D">
      <w:pPr>
        <w:jc w:val="both"/>
      </w:pPr>
      <w:r>
        <w:t>Shi W et al (</w:t>
      </w:r>
      <w:r w:rsidR="00921585">
        <w:t>2023</w:t>
      </w:r>
      <w:r>
        <w:t>)</w:t>
      </w:r>
      <w:r w:rsidR="00921585">
        <w:t xml:space="preserve">, </w:t>
      </w:r>
      <w:r w:rsidR="00485AB4">
        <w:t xml:space="preserve">llevaron a cabo una investigación de tomate </w:t>
      </w:r>
      <w:r w:rsidR="00686AA0">
        <w:t>en lana de roca al interior de invernaderos de alta tecnología</w:t>
      </w:r>
      <w:r w:rsidR="00AA1CF3">
        <w:t xml:space="preserve"> en Shanghái</w:t>
      </w:r>
      <w:r w:rsidR="00686AA0">
        <w:t>.</w:t>
      </w:r>
      <w:r w:rsidR="000914F4">
        <w:t xml:space="preserve"> Con la necesidad de evaluar modelos de </w:t>
      </w:r>
      <w:r w:rsidR="00E70306">
        <w:t xml:space="preserve">inteligencia artificial, se evaluaron </w:t>
      </w:r>
      <w:r w:rsidR="000B0B6F">
        <w:t xml:space="preserve">modelos basados en IA con respecto a </w:t>
      </w:r>
      <w:r w:rsidR="004E1399">
        <w:t xml:space="preserve">los modelos de estimación </w:t>
      </w:r>
      <w:r w:rsidR="00EF64FD">
        <w:t>más</w:t>
      </w:r>
      <w:r w:rsidR="004E1399">
        <w:t xml:space="preserve"> usados como FAO Penman Monteith</w:t>
      </w:r>
      <w:r w:rsidR="00B44D64">
        <w:t xml:space="preserve"> y</w:t>
      </w:r>
      <w:r w:rsidR="004E1399">
        <w:t xml:space="preserve"> Hargreaves </w:t>
      </w:r>
      <w:r w:rsidR="00B44D64">
        <w:t>Samani.</w:t>
      </w:r>
      <w:r w:rsidR="00A63595">
        <w:t xml:space="preserve"> Durante la investigación se evidencia </w:t>
      </w:r>
      <w:r w:rsidR="00F200CB">
        <w:t>la necesidad constante de ajustar los modelos, ya que no estiman correctamente la ETo</w:t>
      </w:r>
    </w:p>
    <w:p w14:paraId="4B40D39D" w14:textId="77777777" w:rsidR="008D4206" w:rsidRDefault="008D4206" w:rsidP="00173B9D">
      <w:pPr>
        <w:jc w:val="both"/>
      </w:pPr>
      <w:hyperlink r:id="rId15" w:history="1">
        <w:r w:rsidRPr="008D4206">
          <w:rPr>
            <w:rStyle w:val="Hipervnculo"/>
          </w:rPr>
          <w:t>https://iwaponline.com/jwcc/article/16/2/249/106353/A-review-of-evapotranspiration-estimation-methods</w:t>
        </w:r>
      </w:hyperlink>
    </w:p>
    <w:p w14:paraId="2D3931BF" w14:textId="14BD9D12" w:rsidR="00421626" w:rsidRPr="008D4206" w:rsidRDefault="00421626" w:rsidP="00173B9D">
      <w:pPr>
        <w:jc w:val="both"/>
      </w:pPr>
      <w:r>
        <w:t>Ali I et al (</w:t>
      </w:r>
      <w:r w:rsidR="00CE24FB">
        <w:t>2025</w:t>
      </w:r>
      <w:r>
        <w:t>)</w:t>
      </w:r>
      <w:r w:rsidR="00CE24FB">
        <w:t xml:space="preserve">, ante la preocupación por la exacerbación de la escasez de agua, investigan </w:t>
      </w:r>
      <w:r w:rsidR="00C62B63">
        <w:t xml:space="preserve">las posibles afectaciones de </w:t>
      </w:r>
      <w:r w:rsidR="00604740">
        <w:t>las tasas</w:t>
      </w:r>
      <w:r w:rsidR="00C62B63">
        <w:t xml:space="preserve"> de ETo</w:t>
      </w:r>
      <w:r w:rsidR="00AD2CED">
        <w:t xml:space="preserve"> frente al cambio climático. Atribuyen </w:t>
      </w:r>
      <w:r w:rsidR="00604740">
        <w:t>robustez</w:t>
      </w:r>
      <w:r w:rsidR="00AD2CED">
        <w:t xml:space="preserve"> al modelo FAO Penman </w:t>
      </w:r>
      <w:r w:rsidR="00B87B79">
        <w:t>Monteith,</w:t>
      </w:r>
      <w:r w:rsidR="00AD2CED">
        <w:t xml:space="preserve"> aunque requiera parametrización local</w:t>
      </w:r>
      <w:r w:rsidR="00604740">
        <w:t>.</w:t>
      </w:r>
    </w:p>
    <w:p w14:paraId="1102FD2A" w14:textId="77777777" w:rsidR="008D4206" w:rsidRDefault="008D4206" w:rsidP="00173B9D">
      <w:pPr>
        <w:jc w:val="both"/>
      </w:pPr>
      <w:hyperlink r:id="rId16" w:history="1">
        <w:r w:rsidRPr="008D4206">
          <w:rPr>
            <w:rStyle w:val="Hipervnculo"/>
          </w:rPr>
          <w:t>https://www.frontiersin.org/journals/sustainable-food-systems/articles/10.3389/fsufs.2023.1155443/full</w:t>
        </w:r>
      </w:hyperlink>
    </w:p>
    <w:p w14:paraId="167CCAC1" w14:textId="4DD94892" w:rsidR="00DC2D86" w:rsidRPr="008D4206" w:rsidRDefault="00DC2D86" w:rsidP="00173B9D">
      <w:pPr>
        <w:jc w:val="both"/>
      </w:pPr>
      <w:proofErr w:type="spellStart"/>
      <w:r>
        <w:lastRenderedPageBreak/>
        <w:t>Ghiat</w:t>
      </w:r>
      <w:proofErr w:type="spellEnd"/>
      <w:r>
        <w:t xml:space="preserve"> I et al (</w:t>
      </w:r>
      <w:r w:rsidR="00F221B9">
        <w:t>2023</w:t>
      </w:r>
      <w:r>
        <w:t>)</w:t>
      </w:r>
      <w:r w:rsidR="00F221B9">
        <w:t xml:space="preserve">, </w:t>
      </w:r>
      <w:r w:rsidR="00CF64B4">
        <w:t xml:space="preserve">debido a las condiciones super áridas, </w:t>
      </w:r>
      <w:r w:rsidR="00A55C6F">
        <w:t xml:space="preserve">evaluaron 20 modelos de estimación de ETo </w:t>
      </w:r>
      <w:r w:rsidR="00810AA4">
        <w:t>basados en temperatura, radiación, transferencia de masa y modelos combinados</w:t>
      </w:r>
      <w:r w:rsidR="00CF64B4">
        <w:t xml:space="preserve"> en invernaderos de alta tecnología con cultivos de pepino</w:t>
      </w:r>
      <w:r w:rsidR="00810AA4">
        <w:t>.</w:t>
      </w:r>
      <w:r w:rsidR="00CF64B4">
        <w:t xml:space="preserve"> </w:t>
      </w:r>
      <w:r w:rsidR="009472B3">
        <w:t xml:space="preserve">Aunque la base física del modelo Penman Monteith es </w:t>
      </w:r>
      <w:r w:rsidR="00A51D21">
        <w:t>sólida</w:t>
      </w:r>
      <w:r w:rsidR="009472B3">
        <w:t>, requiere de una parametrización buena para dar buenos resultados</w:t>
      </w:r>
      <w:r w:rsidR="00D12792">
        <w:t xml:space="preserve">, por lo </w:t>
      </w:r>
      <w:r w:rsidR="00A51D21">
        <w:t>que,</w:t>
      </w:r>
      <w:r w:rsidR="00D12792">
        <w:t xml:space="preserve"> a comparación, no presentó los mejores ajustes en Qatar. El modelo de temperatura que se ajustó mejor fue </w:t>
      </w:r>
      <w:r w:rsidR="004B4737">
        <w:t xml:space="preserve">Schendel, para el modelo de radiación se ajustó mejor Abtew </w:t>
      </w:r>
      <w:r w:rsidR="009832E8">
        <w:t>y para transferencia de masa se ajustó mejor el modelo de Rohwer</w:t>
      </w:r>
      <w:r w:rsidR="00A51D21">
        <w:t>.</w:t>
      </w:r>
      <w:r w:rsidR="00810AA4">
        <w:t xml:space="preserve"> </w:t>
      </w:r>
    </w:p>
    <w:p w14:paraId="3AB6E08B" w14:textId="77777777" w:rsidR="008D4206" w:rsidRDefault="008D4206" w:rsidP="00173B9D">
      <w:pPr>
        <w:jc w:val="both"/>
      </w:pPr>
      <w:hyperlink r:id="rId17" w:history="1">
        <w:r w:rsidRPr="008D4206">
          <w:rPr>
            <w:rStyle w:val="Hipervnculo"/>
          </w:rPr>
          <w:t>https://www.biorxiv.org/content/10.1101/2024.01.11.575151v1.full.pdf</w:t>
        </w:r>
      </w:hyperlink>
    </w:p>
    <w:p w14:paraId="00D1C371" w14:textId="02C93E17" w:rsidR="00A2499C" w:rsidRDefault="00AE369A" w:rsidP="00173B9D">
      <w:pPr>
        <w:jc w:val="both"/>
      </w:pPr>
      <w:proofErr w:type="spellStart"/>
      <w:r>
        <w:t>Averbunch</w:t>
      </w:r>
      <w:proofErr w:type="spellEnd"/>
      <w:r>
        <w:t xml:space="preserve"> N &amp; </w:t>
      </w:r>
      <w:proofErr w:type="spellStart"/>
      <w:r w:rsidR="00C23925">
        <w:t>Moshelion</w:t>
      </w:r>
      <w:proofErr w:type="spellEnd"/>
      <w:r w:rsidR="00C23925">
        <w:t xml:space="preserve"> M (2024), </w:t>
      </w:r>
      <w:r w:rsidR="001751A6">
        <w:t>se centran en la investigación del modelo de Stang</w:t>
      </w:r>
      <w:r w:rsidR="0097623F">
        <w:t>h</w:t>
      </w:r>
      <w:r w:rsidR="001751A6">
        <w:t>el</w:t>
      </w:r>
      <w:r w:rsidR="007754AD">
        <w:t>l</w:t>
      </w:r>
      <w:r w:rsidR="001751A6">
        <w:t>ini</w:t>
      </w:r>
      <w:r w:rsidR="007754AD">
        <w:t xml:space="preserve"> ya que presenta credibilidad amplia en ambientes cerrados como invernaderos en la estimación de la </w:t>
      </w:r>
      <w:r w:rsidR="000760C2">
        <w:t>ETo,</w:t>
      </w:r>
      <w:r w:rsidR="007754AD">
        <w:t xml:space="preserve"> sin embargo, su aplicabilidad es muy baja debido a la dificultad en la estimación de</w:t>
      </w:r>
      <w:r w:rsidR="007539BE">
        <w:t>l parámetro conocido como apertura estomática (</w:t>
      </w:r>
      <w:proofErr w:type="spellStart"/>
      <w:r w:rsidR="007539BE">
        <w:t>rs</w:t>
      </w:r>
      <w:proofErr w:type="spellEnd"/>
      <w:r w:rsidR="007539BE">
        <w:t xml:space="preserve">). </w:t>
      </w:r>
      <w:r w:rsidR="00A72169">
        <w:t xml:space="preserve">Por lo que aplicaron modelos de Machine </w:t>
      </w:r>
      <w:proofErr w:type="spellStart"/>
      <w:r w:rsidR="00A72169">
        <w:t>Learning</w:t>
      </w:r>
      <w:proofErr w:type="spellEnd"/>
      <w:r w:rsidR="00A72169">
        <w:t xml:space="preserve"> para </w:t>
      </w:r>
      <w:r w:rsidR="00A45440">
        <w:t>ajustar el modelo a las condiciones locales.</w:t>
      </w:r>
      <w:r w:rsidR="004069E4">
        <w:t xml:space="preserve"> </w:t>
      </w:r>
    </w:p>
    <w:p w14:paraId="44F6C46E" w14:textId="0550E319" w:rsidR="00A2499C" w:rsidRPr="00A2499C" w:rsidRDefault="00103635" w:rsidP="003A23AB">
      <w:r w:rsidRPr="00103635">
        <w:rPr>
          <w:highlight w:val="cyan"/>
        </w:rPr>
        <w:t>Razón</w:t>
      </w:r>
      <w:r w:rsidR="00A2499C" w:rsidRPr="00103635">
        <w:rPr>
          <w:highlight w:val="cyan"/>
        </w:rPr>
        <w:t xml:space="preserve"> de Bowe</w:t>
      </w:r>
      <w:r w:rsidRPr="00103635">
        <w:rPr>
          <w:highlight w:val="cyan"/>
        </w:rPr>
        <w:t>n</w:t>
      </w:r>
      <w:r w:rsidR="00A2499C">
        <w:br/>
      </w:r>
      <w:hyperlink r:id="rId18" w:anchor=":~:text=The%20energy%20balance%20Bowen%20ratio,and%20relative%20humidity%20(RH)" w:history="1">
        <w:r w:rsidR="00A2499C" w:rsidRPr="00A2499C">
          <w:rPr>
            <w:rStyle w:val="Hipervnculo"/>
          </w:rPr>
          <w:t>https://www.osti.gov/servlets/purl/1020562#:~:text=The%20energy%20balance%20Bowen%20ratio,and%20relative%20humidity%20(RH)</w:t>
        </w:r>
      </w:hyperlink>
      <w:r w:rsidR="00A2499C" w:rsidRPr="00A2499C">
        <w:t>.</w:t>
      </w:r>
    </w:p>
    <w:p w14:paraId="49DA8C59" w14:textId="4F1BF076" w:rsidR="00A2499C" w:rsidRPr="00A2499C" w:rsidRDefault="003A23AB" w:rsidP="003A23AB">
      <w:pPr>
        <w:jc w:val="both"/>
      </w:pPr>
      <w:hyperlink r:id="rId19" w:anchor=":~:text=Resumen.%20El%20m%C3%A9todo%20de%20Bowen%20est%C3%A1%20basado,Los%20equipos%20comerciales%20desarrollados%20para%20este%20m%C3%A9todo" w:history="1">
        <w:r w:rsidRPr="00A2499C">
          <w:rPr>
            <w:rStyle w:val="Hipervnculo"/>
          </w:rPr>
          <w:t>https://repositorio.upct.es/server/api/core/bitstreams/f641fed5-db71-489c-ae87-b8a229e4df61/content#:~:text=Resumen.%20El%20m%C3%A9todo%20de%20Bowen%20est%C3%A1%20basado,Los%20equipos%20comerciales%20desarrollados%20para%20este%20m%C3%A9todo</w:t>
        </w:r>
      </w:hyperlink>
      <w:r w:rsidR="00A2499C" w:rsidRPr="00A2499C">
        <w:t>.</w:t>
      </w:r>
    </w:p>
    <w:p w14:paraId="60470ABF" w14:textId="32FC28BD" w:rsidR="00A2499C" w:rsidRPr="00A2499C" w:rsidRDefault="00103635" w:rsidP="003A23AB">
      <w:pPr>
        <w:jc w:val="both"/>
      </w:pPr>
      <w:hyperlink r:id="rId20" w:history="1">
        <w:r w:rsidRPr="00A2499C">
          <w:rPr>
            <w:rStyle w:val="Hipervnculo"/>
          </w:rPr>
          <w:t>https://www.ebsco.com/research-starters/astronomy-and-astrophysics/bowen-ratio</w:t>
        </w:r>
      </w:hyperlink>
    </w:p>
    <w:p w14:paraId="2074281E" w14:textId="660F3BCD" w:rsidR="00A2499C" w:rsidRPr="00A2499C" w:rsidRDefault="003A23AB" w:rsidP="003A23AB">
      <w:pPr>
        <w:jc w:val="both"/>
      </w:pPr>
      <w:hyperlink r:id="rId21" w:history="1">
        <w:r w:rsidRPr="00A2499C">
          <w:rPr>
            <w:rStyle w:val="Hipervnculo"/>
          </w:rPr>
          <w:t>http://colposdigital.colpos.mx:8080/jspui/bitstream/handle/10521/5136/Sevigne_HM_MC_Hidrociencias_2022.pdf?sequence=1&amp;isAllowed=y</w:t>
        </w:r>
      </w:hyperlink>
    </w:p>
    <w:p w14:paraId="2333BB80" w14:textId="35F19011" w:rsidR="00A2499C" w:rsidRDefault="003A23AB" w:rsidP="003A23AB">
      <w:pPr>
        <w:jc w:val="both"/>
      </w:pPr>
      <w:hyperlink r:id="rId22" w:history="1">
        <w:r w:rsidRPr="00A2499C">
          <w:rPr>
            <w:rStyle w:val="Hipervnculo"/>
          </w:rPr>
          <w:t>https://www.sciencedirect.com/science/article/pii/S016819231300230X</w:t>
        </w:r>
      </w:hyperlink>
    </w:p>
    <w:p w14:paraId="63432DF0" w14:textId="37E4B44F" w:rsidR="00AB41E4" w:rsidRPr="00A2499C" w:rsidRDefault="00992B0D" w:rsidP="003A23AB">
      <w:pPr>
        <w:jc w:val="both"/>
      </w:pPr>
      <w:hyperlink r:id="rId23" w:history="1">
        <w:r w:rsidRPr="00237CEF">
          <w:rPr>
            <w:rStyle w:val="Hipervnculo"/>
          </w:rPr>
          <w:t>https://www.sciencedirect.com/science/article/pii/S2405896318312126</w:t>
        </w:r>
      </w:hyperlink>
      <w:r>
        <w:t xml:space="preserve"> </w:t>
      </w:r>
    </w:p>
    <w:p w14:paraId="12ACE49C" w14:textId="7E7ECED2" w:rsidR="00A2499C" w:rsidRPr="00A2499C" w:rsidRDefault="003A23AB" w:rsidP="003A23AB">
      <w:pPr>
        <w:jc w:val="both"/>
      </w:pPr>
      <w:hyperlink r:id="rId24" w:anchor=":~:text=The%20Bowen%20ratio%2Denergy%20balance%20(BREB)%20is%20a%20micrometeorological,simplicity%2C%20robustness%2C%20and%20cost" w:history="1">
        <w:r w:rsidRPr="00A2499C">
          <w:rPr>
            <w:rStyle w:val="Hipervnculo"/>
          </w:rPr>
          <w:t>https://www.sciencedirect.com/science/article/abs/pii/S0168192300001398#:~:text=The%20Bowen%20ratio%2Denergy%20balance%20(BREB)%20is%20a%20micrometeorological,simplicity%2C%20robustness%2C%20and%20cost</w:t>
        </w:r>
      </w:hyperlink>
      <w:r w:rsidR="00A2499C" w:rsidRPr="00A2499C">
        <w:t>.</w:t>
      </w:r>
    </w:p>
    <w:p w14:paraId="0DCAF69D" w14:textId="232D2A57" w:rsidR="00A2499C" w:rsidRPr="00A2499C" w:rsidRDefault="003A23AB" w:rsidP="003A23AB">
      <w:pPr>
        <w:jc w:val="both"/>
      </w:pPr>
      <w:hyperlink r:id="rId25" w:anchor=":~:text=The%20Bowen%20ratio%20(%CE%B2)%20is,the%20ecological%20environment%20is%20fragile" w:history="1">
        <w:r w:rsidRPr="00A2499C">
          <w:rPr>
            <w:rStyle w:val="Hipervnculo"/>
          </w:rPr>
          <w:t>https://www.mdpi.com/2072-4292/14/8/1897#:~:text=The%20Bowen%20ratio%20(%CE%B2)%20is,the%20ecological%20environment%20is%20fragile</w:t>
        </w:r>
      </w:hyperlink>
      <w:r w:rsidR="00A2499C" w:rsidRPr="00A2499C">
        <w:t>.</w:t>
      </w:r>
    </w:p>
    <w:p w14:paraId="59778344" w14:textId="3E639284" w:rsidR="00A2499C" w:rsidRPr="008D4206" w:rsidRDefault="00A2499C" w:rsidP="00A2499C">
      <w:pPr>
        <w:jc w:val="both"/>
      </w:pPr>
      <w:hyperlink r:id="rId26" w:anchor=":~:text=Figura%203.,coeficientes%20sugeridos%20por%20FAO%2D56.&amp;text=4%20Conclusiones-,El%20m%C3%A9todo%20de%20la%20Raz%C3%B3n%20de%20Bowen%2DBalance%20de%20Energ%C3%ADa,los%20coeficientes%20est%C3%A1ndares%20(FAO).&amp;text=()8754/PI/()8.&amp;text=%5B2%5D%20Bowen%2C%20J.S.%2C,363%2D372.&amp;text=of%20ASCE%2C%20Manual%20n%C2%B0,ASCE%2C%20N.Y" w:history="1">
        <w:r w:rsidRPr="00A2499C">
          <w:rPr>
            <w:rStyle w:val="Hipervnculo"/>
          </w:rPr>
          <w:t>https://repositorio.upct.es/server/api/core/bitstreams/5c42fc2d-79f5-41db-9198-5740d85d927f/content#:~:text=Figura%203.,coeficientes%20sugeridos%20por%20FAO%2D56.&amp;text=4%20Conclusiones-,El%20m%C3%A9todo%20de%20la%20Raz%C3%B3n%20de%20Bowen%2DBalance%20de%20Energ%C3%ADa,los%20coeficientes%20est%C3%A1ndares%20(FAO).&amp;text=()8754/PI/()8.&amp;text=%5B2%5D%20Bowen%2C%20J.S.%2C,363%2D372.&amp;text=of%20ASCE%2C%20Manual%20n%C2%B0,ASCE%2C%20N.Y</w:t>
        </w:r>
      </w:hyperlink>
      <w:r w:rsidRPr="00A2499C">
        <w:t>.</w:t>
      </w:r>
    </w:p>
    <w:p w14:paraId="74208ECE" w14:textId="77777777" w:rsidR="008D4206" w:rsidRPr="008D4206" w:rsidRDefault="008D4206" w:rsidP="008D4206"/>
    <w:p w14:paraId="20135FC3" w14:textId="77777777" w:rsidR="008D4206" w:rsidRPr="008D4206" w:rsidRDefault="008D4206" w:rsidP="008D4206">
      <w:r w:rsidRPr="008D4206">
        <w:t>NUEVA BÚSQUEDA LITERARIA</w:t>
      </w:r>
    </w:p>
    <w:p w14:paraId="224D771C" w14:textId="77777777" w:rsidR="008D4206" w:rsidRPr="008D4206" w:rsidRDefault="008D4206" w:rsidP="008D4206">
      <w:hyperlink r:id="rId27" w:anchor=":~:text=vi-,Abstract,and%20greenhouse%20climate%20data" w:history="1">
        <w:r w:rsidRPr="008D4206">
          <w:rPr>
            <w:rStyle w:val="Hipervnculo"/>
          </w:rPr>
          <w:t>https://edepot.wur.nl/14971#:~:text=vi-,Abstract,and%20greenhouse%20climate%20data</w:t>
        </w:r>
      </w:hyperlink>
      <w:r w:rsidRPr="008D4206">
        <w:t>.</w:t>
      </w:r>
    </w:p>
    <w:p w14:paraId="10DF3AA7" w14:textId="77777777" w:rsidR="008D4206" w:rsidRPr="008D4206" w:rsidRDefault="008D4206" w:rsidP="008D4206">
      <w:hyperlink r:id="rId28" w:history="1">
        <w:r w:rsidRPr="008D4206">
          <w:rPr>
            <w:rStyle w:val="Hipervnculo"/>
          </w:rPr>
          <w:t>https://pdfs.semanticscholar.org/75e8/cbe00a417147c02aa247660e97c26c9e3ebc.pdf</w:t>
        </w:r>
      </w:hyperlink>
    </w:p>
    <w:p w14:paraId="5ED9C519" w14:textId="77777777" w:rsidR="008D4206" w:rsidRPr="008D4206" w:rsidRDefault="008D4206" w:rsidP="008D4206">
      <w:hyperlink r:id="rId29" w:history="1">
        <w:r w:rsidRPr="008D4206">
          <w:rPr>
            <w:rStyle w:val="Hipervnculo"/>
          </w:rPr>
          <w:t>https://repositorio.ual.es/bitstream/handle/10835/17176/Computing%20air%20temperature%20and%20humidity%20for%20reference%20crop%20evapotranspiration%20calculation.pdf?sequence=1&amp;isAllowed=y</w:t>
        </w:r>
      </w:hyperlink>
    </w:p>
    <w:p w14:paraId="636B4545" w14:textId="77777777" w:rsidR="008D4206" w:rsidRPr="008D4206" w:rsidRDefault="008D4206" w:rsidP="008D4206">
      <w:hyperlink r:id="rId30" w:history="1">
        <w:r w:rsidRPr="008D4206">
          <w:rPr>
            <w:rStyle w:val="Hipervnculo"/>
          </w:rPr>
          <w:t>https://scispace.com/pdf/estimation-of-reference-evapotranspiration-inside-2m5ypox0sw.pdf</w:t>
        </w:r>
      </w:hyperlink>
    </w:p>
    <w:p w14:paraId="254D4534" w14:textId="77777777" w:rsidR="008D4206" w:rsidRPr="008D4206" w:rsidRDefault="008D4206" w:rsidP="008D4206">
      <w:hyperlink r:id="rId31" w:history="1">
        <w:r w:rsidRPr="008D4206">
          <w:rPr>
            <w:rStyle w:val="Hipervnculo"/>
          </w:rPr>
          <w:t>https://www.scielo.cl/pdf/chiljar/v69n1/at08.pdf</w:t>
        </w:r>
      </w:hyperlink>
    </w:p>
    <w:p w14:paraId="2064AD44" w14:textId="77777777" w:rsidR="008D4206" w:rsidRPr="008D4206" w:rsidRDefault="008D4206" w:rsidP="008D4206">
      <w:hyperlink r:id="rId32" w:anchor=":~:text=Abstract,available%20space%20inside%20the%20greenhouse" w:history="1">
        <w:r w:rsidRPr="008D4206">
          <w:rPr>
            <w:rStyle w:val="Hipervnculo"/>
          </w:rPr>
          <w:t>https://www.researchgate.net/publication/26365706_Reference_evapotranspiration_estimation_inside_greenhouses#:~:text=Abstract,available%20space%20inside%20the%20greenhouse</w:t>
        </w:r>
      </w:hyperlink>
      <w:r w:rsidRPr="008D4206">
        <w:t>.</w:t>
      </w:r>
    </w:p>
    <w:p w14:paraId="5157C738" w14:textId="77777777" w:rsidR="008D4206" w:rsidRPr="008D4206" w:rsidRDefault="008D4206" w:rsidP="008D4206">
      <w:hyperlink r:id="rId33" w:anchor=":~:text=This%20methodology%20can%20be%20also,ETo%20because%20of%20their%20simplicity.&amp;text=Content%20may%20be%20subject%20to%20copyright" w:history="1">
        <w:r w:rsidRPr="008D4206">
          <w:rPr>
            <w:rStyle w:val="Hipervnculo"/>
          </w:rPr>
          <w:t>https://www.researchgate.net/publication/226082931_Erratum_to_Measurement_and_estimation_of_plastic_greenhouse_reference_evapotranspiration_in_a_Mediterranean_climate#:~:text=This%20methodology%20can%20be%20also,ETo%20because%20of%20their%20simplicity.&amp;text=Content%20may%20be%20subject%20to%20copyright</w:t>
        </w:r>
      </w:hyperlink>
      <w:r w:rsidRPr="008D4206">
        <w:t>.</w:t>
      </w:r>
    </w:p>
    <w:p w14:paraId="2F828E0E" w14:textId="77777777" w:rsidR="008D4206" w:rsidRPr="008D4206" w:rsidRDefault="008D4206" w:rsidP="008D4206">
      <w:hyperlink r:id="rId34" w:history="1">
        <w:r w:rsidRPr="008D4206">
          <w:rPr>
            <w:rStyle w:val="Hipervnculo"/>
          </w:rPr>
          <w:t>https://www.researchgate.net/publication/377241080_Estimating_Reference_Evapotranspiration_Using_Penman-Monteith_FAO-56-PM_Method_from_Limited_Data_in_Fan_and_Pad_Greenhouses</w:t>
        </w:r>
      </w:hyperlink>
    </w:p>
    <w:p w14:paraId="3E907957" w14:textId="77777777" w:rsidR="008D4206" w:rsidRPr="008D4206" w:rsidRDefault="008D4206" w:rsidP="008D4206"/>
    <w:p w14:paraId="478BD8AB" w14:textId="605B8BC2" w:rsidR="008D4206" w:rsidRPr="00F03B81" w:rsidRDefault="00F03B81" w:rsidP="008D4206">
      <w:pPr>
        <w:rPr>
          <w:color w:val="0F9ED5" w:themeColor="accent4"/>
          <w:sz w:val="28"/>
          <w:szCs w:val="28"/>
        </w:rPr>
      </w:pPr>
      <w:r w:rsidRPr="008D4206">
        <w:rPr>
          <w:color w:val="0F9ED5" w:themeColor="accent4"/>
          <w:sz w:val="28"/>
          <w:szCs w:val="28"/>
        </w:rPr>
        <w:t>P</w:t>
      </w:r>
      <w:r>
        <w:rPr>
          <w:color w:val="0F9ED5" w:themeColor="accent4"/>
          <w:sz w:val="28"/>
          <w:szCs w:val="28"/>
        </w:rPr>
        <w:t>reguntas secundarias</w:t>
      </w:r>
    </w:p>
    <w:p w14:paraId="5B03FEB2" w14:textId="69D59910" w:rsidR="008D4206" w:rsidRPr="008D4206" w:rsidRDefault="008D4206" w:rsidP="00173B9D">
      <w:pPr>
        <w:jc w:val="both"/>
      </w:pPr>
      <w:r w:rsidRPr="008D4206">
        <w:lastRenderedPageBreak/>
        <w:t>¿Cuáles son las variables micro</w:t>
      </w:r>
      <w:r w:rsidR="00D34A23">
        <w:t xml:space="preserve"> </w:t>
      </w:r>
      <w:r w:rsidRPr="008D4206">
        <w:t>climáticas (temperatura, humedad relativa, radiación, velocidad de viento, etc.) que tienen mayor incertidumbre para el cálculo de la evapotranspiración en invernaderos en altitud de clima frío?</w:t>
      </w:r>
    </w:p>
    <w:p w14:paraId="434EE60E" w14:textId="58698CF4" w:rsidR="008D4206" w:rsidRDefault="008D4206" w:rsidP="00173B9D">
      <w:pPr>
        <w:jc w:val="both"/>
      </w:pPr>
      <w:r w:rsidRPr="008D4206">
        <w:t>¿Cuál es el coeficiente de cultivo de pepino cohombro</w:t>
      </w:r>
      <w:r w:rsidR="00C57465">
        <w:t xml:space="preserve"> (</w:t>
      </w:r>
      <w:r w:rsidR="00C57465" w:rsidRPr="00C57465">
        <w:rPr>
          <w:i/>
          <w:iCs/>
        </w:rPr>
        <w:t>Cucumis Sativus</w:t>
      </w:r>
      <w:r w:rsidR="00C57465">
        <w:t>)</w:t>
      </w:r>
      <w:r w:rsidRPr="008D4206">
        <w:t xml:space="preserve"> bajo las condiciones micro</w:t>
      </w:r>
      <w:r w:rsidR="00D34A23">
        <w:t xml:space="preserve"> </w:t>
      </w:r>
      <w:r w:rsidRPr="008D4206">
        <w:t>climáticas en los invernaderos de la Universidad Nacional de Colombia, sede Bogotá?</w:t>
      </w:r>
    </w:p>
    <w:p w14:paraId="480AD693" w14:textId="6D163A9C" w:rsidR="00A9031D" w:rsidRPr="008D4206" w:rsidRDefault="00A9031D" w:rsidP="00173B9D">
      <w:pPr>
        <w:jc w:val="both"/>
      </w:pPr>
      <w:r>
        <w:t>Otras opciones</w:t>
      </w:r>
    </w:p>
    <w:p w14:paraId="043F2B34" w14:textId="65321F90" w:rsidR="00727466" w:rsidRDefault="00727466" w:rsidP="00727466">
      <w:r>
        <w:t xml:space="preserve">¿Cuál es la variabilidad horaria y </w:t>
      </w:r>
      <w:r w:rsidR="00EC1A11">
        <w:t>diurna</w:t>
      </w:r>
      <w:r w:rsidR="00EC28DA">
        <w:t xml:space="preserve"> nocturna</w:t>
      </w:r>
      <w:r>
        <w:t xml:space="preserve"> de la </w:t>
      </w:r>
      <w:r w:rsidR="00EC28DA">
        <w:t>Razón</w:t>
      </w:r>
      <w:r>
        <w:t xml:space="preserve"> de Bowen para el cultivo de pepino y cómo se ve afectada por los gradientes térmicos y de humedad específicos de la altitud de Bogotá?</w:t>
      </w:r>
    </w:p>
    <w:p w14:paraId="0669235D" w14:textId="77777777" w:rsidR="00727466" w:rsidRDefault="00727466" w:rsidP="00727466">
      <w:r>
        <w:t>¿Cuáles son los sesgos sistemáticos de los modelos de radiación-temperatura bajo condiciones de saturación de humedad (comunes en invernaderos) y qué factores de ajuste local podrían mejorar su eficiencia predictiva?</w:t>
      </w:r>
    </w:p>
    <w:p w14:paraId="17A9C24D" w14:textId="6CFC792B" w:rsidR="00D9269E" w:rsidRDefault="00727466" w:rsidP="00727466">
      <w:r>
        <w:t xml:space="preserve">¿Qué diferencias estadísticas existen entre los modelos basados exclusivamente en radiación (ej. </w:t>
      </w:r>
      <w:proofErr w:type="spellStart"/>
      <w:r>
        <w:t>Makkink</w:t>
      </w:r>
      <w:proofErr w:type="spellEnd"/>
      <w:r w:rsidR="004D0485">
        <w:t xml:space="preserve">, </w:t>
      </w:r>
      <w:proofErr w:type="spellStart"/>
      <w:r w:rsidR="004D0485">
        <w:t>Abtew</w:t>
      </w:r>
      <w:proofErr w:type="spellEnd"/>
      <w:r>
        <w:t xml:space="preserve"> o Priestley-Taylor) y los basados en temperatura (ej. Hargreaves-Samani) al ser contrastados con los flujos de calor latente obtenidos por Bowen?</w:t>
      </w:r>
    </w:p>
    <w:p w14:paraId="4A7A229D" w14:textId="77777777" w:rsidR="00763397" w:rsidRDefault="00763397" w:rsidP="00763397">
      <w:pPr>
        <w:jc w:val="both"/>
        <w:rPr>
          <w:highlight w:val="yellow"/>
        </w:rPr>
      </w:pPr>
      <w:r>
        <w:t xml:space="preserve">La comunidad académica coincide en que no existe calculo con validez global para ambientes protegidos. </w:t>
      </w:r>
      <w:proofErr w:type="spellStart"/>
      <w:r>
        <w:t>N</w:t>
      </w:r>
      <w:r w:rsidRPr="6DD44278">
        <w:rPr>
          <w:highlight w:val="yellow"/>
        </w:rPr>
        <w:t>ikolau</w:t>
      </w:r>
      <w:proofErr w:type="spellEnd"/>
      <w:r w:rsidRPr="6DD44278">
        <w:rPr>
          <w:highlight w:val="yellow"/>
        </w:rPr>
        <w:t xml:space="preserve"> et al. (2023), han evidenciado en sus estudios las diferencias de las necesidades hídricas incluso entre invernaderos, resaltando la necesidad de calibrar los modelos con parámetros en función de las necesidades locales.</w:t>
      </w:r>
    </w:p>
    <w:p w14:paraId="4A8EB1F5" w14:textId="77777777" w:rsidR="00763397" w:rsidRDefault="00763397" w:rsidP="00763397">
      <w:pPr>
        <w:jc w:val="both"/>
        <w:rPr>
          <w:highlight w:val="yellow"/>
        </w:rPr>
      </w:pPr>
      <w:r w:rsidRPr="6DD44278">
        <w:rPr>
          <w:highlight w:val="yellow"/>
        </w:rPr>
        <w:t xml:space="preserve">En ese sentido, </w:t>
      </w:r>
      <w:proofErr w:type="spellStart"/>
      <w:r w:rsidRPr="6DD44278">
        <w:rPr>
          <w:highlight w:val="yellow"/>
        </w:rPr>
        <w:t>Ghiat</w:t>
      </w:r>
      <w:proofErr w:type="spellEnd"/>
      <w:r w:rsidRPr="6DD44278">
        <w:rPr>
          <w:highlight w:val="yellow"/>
        </w:rPr>
        <w:t xml:space="preserve"> et al. (2013), identifican que el Déficit de Presión de Vapor (DPV) es la variable crítica para ajustar el modelo de FAO 56, mientras que Guerrieri et al. (2016) señalan que la resistencia superficial está dominada por el DPV y en menor medida por el Índice de Área Foliar (LAI). Sin embargo, la calibración en función del LAI es poco práctico y tedioso para su aplicación a gran escala, por lo que modelos como Stanghellini no son de fácil uso, según lo señalado por </w:t>
      </w:r>
      <w:proofErr w:type="spellStart"/>
      <w:r w:rsidRPr="6DD44278">
        <w:rPr>
          <w:highlight w:val="yellow"/>
        </w:rPr>
        <w:t>Averbunch</w:t>
      </w:r>
      <w:proofErr w:type="spellEnd"/>
      <w:r w:rsidRPr="6DD44278">
        <w:rPr>
          <w:highlight w:val="yellow"/>
        </w:rPr>
        <w:t xml:space="preserve"> N &amp; </w:t>
      </w:r>
      <w:proofErr w:type="spellStart"/>
      <w:r w:rsidRPr="6DD44278">
        <w:rPr>
          <w:highlight w:val="yellow"/>
        </w:rPr>
        <w:t>Moshelion</w:t>
      </w:r>
      <w:proofErr w:type="spellEnd"/>
      <w:r w:rsidRPr="6DD44278">
        <w:rPr>
          <w:highlight w:val="yellow"/>
        </w:rPr>
        <w:t xml:space="preserve"> M (2024).</w:t>
      </w:r>
    </w:p>
    <w:p w14:paraId="5F4DE46F" w14:textId="77777777" w:rsidR="00763397" w:rsidRDefault="00763397" w:rsidP="00763397">
      <w:pPr>
        <w:jc w:val="both"/>
        <w:rPr>
          <w:highlight w:val="yellow"/>
        </w:rPr>
      </w:pPr>
      <w:r w:rsidRPr="6DD44278">
        <w:rPr>
          <w:highlight w:val="yellow"/>
        </w:rPr>
        <w:t xml:space="preserve">Ante esta complejidad, diversos investigadores han evaluado alternativas más simplificadas basadas en radiación y temperatura principalmente. En México, Azua M et al. (2021), tras analizar modelos de estimación de ETo basados en radiación y en temperatura, concluyeron que el modelo de Abtew se ajusta mejor a la ETo real. Bajo las condiciones áridas de Qatar, </w:t>
      </w:r>
      <w:proofErr w:type="spellStart"/>
      <w:r w:rsidRPr="6DD44278">
        <w:rPr>
          <w:highlight w:val="yellow"/>
        </w:rPr>
        <w:t>Ghiat</w:t>
      </w:r>
      <w:proofErr w:type="spellEnd"/>
      <w:r w:rsidRPr="6DD44278">
        <w:rPr>
          <w:highlight w:val="yellow"/>
        </w:rPr>
        <w:t xml:space="preserve"> I et al (2023) evaluaron más de 20 modelos en </w:t>
      </w:r>
      <w:r w:rsidRPr="6DD44278">
        <w:rPr>
          <w:highlight w:val="yellow"/>
        </w:rPr>
        <w:lastRenderedPageBreak/>
        <w:t>invernaderos, concluyendo que de los modelos radiativos, el de Abtew y en los modelos de temperatura el de Rohwer son los que presentan mayor precisión.</w:t>
      </w:r>
    </w:p>
    <w:p w14:paraId="4A416DC2" w14:textId="77777777" w:rsidR="00763397" w:rsidRDefault="00763397" w:rsidP="00763397">
      <w:pPr>
        <w:jc w:val="both"/>
      </w:pPr>
      <w:r w:rsidRPr="29DD19E3">
        <w:rPr>
          <w:highlight w:val="yellow"/>
        </w:rPr>
        <w:t>Villareal F et al. (2012), realizaron una investigación similar en Tucson, Arizona y concluyeron que el modelo de Takakura es el más adecuado. Por otro lado, Shi W et al (2023), defienden en su investigación la aplicabilidad del modelo FAO 56 Penman Monteith ajustada, mostrando resultados muy precisos.</w:t>
      </w:r>
      <w:r>
        <w:t xml:space="preserve"> </w:t>
      </w:r>
    </w:p>
    <w:p w14:paraId="264E9BC3" w14:textId="77777777" w:rsidR="001C1E86" w:rsidRDefault="001C1E86" w:rsidP="00763397">
      <w:pPr>
        <w:jc w:val="both"/>
      </w:pPr>
    </w:p>
    <w:p w14:paraId="75A48B86" w14:textId="11A732F6" w:rsidR="001C1E86" w:rsidRDefault="001C1E86" w:rsidP="00763397">
      <w:pPr>
        <w:jc w:val="both"/>
      </w:pPr>
      <w:r>
        <w:t xml:space="preserve">Cenicaña. </w:t>
      </w:r>
      <w:hyperlink r:id="rId35" w:anchor=":~:text=25.%20Caudal%20por%20frente%20de%20riego:%200.12,Calcule%20el%20caudal%20por%20frente%20de%20riego" w:history="1">
        <w:r w:rsidRPr="00237CEF">
          <w:rPr>
            <w:rStyle w:val="Hipervnculo"/>
          </w:rPr>
          <w:t>https://www.cenicana.org/wp-content/uploads/2025/02/determinacion_del_volumen_de_agua.pdf#:~:text=25.%20Caudal%20por%20frente%20de%20riego:%200.12,Calcule%20el%20caudal%20por%20frente%20de%20riego</w:t>
        </w:r>
      </w:hyperlink>
      <w:r w:rsidRPr="001C1E86">
        <w:t>.</w:t>
      </w:r>
    </w:p>
    <w:p w14:paraId="05C54014" w14:textId="7260C960" w:rsidR="001C1E86" w:rsidRDefault="001C1E86" w:rsidP="00763397">
      <w:pPr>
        <w:jc w:val="both"/>
      </w:pPr>
      <w:r>
        <w:t xml:space="preserve">Mejia </w:t>
      </w:r>
      <w:proofErr w:type="spellStart"/>
      <w:r>
        <w:t>saenz</w:t>
      </w:r>
      <w:proofErr w:type="spellEnd"/>
      <w:r>
        <w:t xml:space="preserve">. </w:t>
      </w:r>
      <w:hyperlink r:id="rId36" w:history="1">
        <w:r w:rsidRPr="00237CEF">
          <w:rPr>
            <w:rStyle w:val="Hipervnculo"/>
          </w:rPr>
          <w:t>https://www.redalyc.org/pdf/573/57320215.pdf</w:t>
        </w:r>
      </w:hyperlink>
    </w:p>
    <w:p w14:paraId="53836837" w14:textId="591961BD" w:rsidR="001C1E86" w:rsidRPr="00D317BB" w:rsidRDefault="00F467F5" w:rsidP="00763397">
      <w:pPr>
        <w:jc w:val="both"/>
        <w:rPr>
          <w:highlight w:val="yellow"/>
          <w:lang w:val="en-US"/>
        </w:rPr>
      </w:pPr>
      <w:r w:rsidRPr="00D317BB">
        <w:rPr>
          <w:lang w:val="en-US"/>
        </w:rPr>
        <w:t>DNP. https://www.dnp.gov.co/LaEntidad_/misiones/mision-crecimiento-verde/Documents/ejes-tematicos/Agua/Resumen_Diagnostico_Prodcutividad_del_agua.pdf</w:t>
      </w:r>
    </w:p>
    <w:p w14:paraId="03CC2A29" w14:textId="77777777" w:rsidR="00763397" w:rsidRPr="00D317BB" w:rsidRDefault="00763397" w:rsidP="00727466">
      <w:pPr>
        <w:rPr>
          <w:lang w:val="en-US"/>
        </w:rPr>
      </w:pPr>
    </w:p>
    <w:sectPr w:rsidR="00763397" w:rsidRPr="00D317B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F28E2"/>
    <w:multiLevelType w:val="multilevel"/>
    <w:tmpl w:val="4002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8535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uario invitado">
    <w15:presenceInfo w15:providerId="AD" w15:userId="S::urn:spo:tenantanon#577fc1d8-0922-458e-87bf-ec4f455eb6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1A8"/>
    <w:rsid w:val="00022B40"/>
    <w:rsid w:val="00024868"/>
    <w:rsid w:val="000249E5"/>
    <w:rsid w:val="00025045"/>
    <w:rsid w:val="000311D8"/>
    <w:rsid w:val="000353F0"/>
    <w:rsid w:val="00041085"/>
    <w:rsid w:val="000463C9"/>
    <w:rsid w:val="000472E5"/>
    <w:rsid w:val="00052A68"/>
    <w:rsid w:val="00056BA5"/>
    <w:rsid w:val="000603E9"/>
    <w:rsid w:val="00073738"/>
    <w:rsid w:val="000760C2"/>
    <w:rsid w:val="000775D1"/>
    <w:rsid w:val="00082BED"/>
    <w:rsid w:val="00087BC2"/>
    <w:rsid w:val="000909F3"/>
    <w:rsid w:val="000914F4"/>
    <w:rsid w:val="000A1D4A"/>
    <w:rsid w:val="000A2333"/>
    <w:rsid w:val="000A26EC"/>
    <w:rsid w:val="000A4387"/>
    <w:rsid w:val="000A4748"/>
    <w:rsid w:val="000A4D19"/>
    <w:rsid w:val="000B00A2"/>
    <w:rsid w:val="000B0B6F"/>
    <w:rsid w:val="000B31A5"/>
    <w:rsid w:val="000B61EB"/>
    <w:rsid w:val="000B65DC"/>
    <w:rsid w:val="000C10CF"/>
    <w:rsid w:val="000C23DB"/>
    <w:rsid w:val="000C6F22"/>
    <w:rsid w:val="000C7951"/>
    <w:rsid w:val="000D315E"/>
    <w:rsid w:val="000E09A8"/>
    <w:rsid w:val="000E2507"/>
    <w:rsid w:val="000F05B4"/>
    <w:rsid w:val="000F2916"/>
    <w:rsid w:val="000F2E59"/>
    <w:rsid w:val="000F39B5"/>
    <w:rsid w:val="000F41D6"/>
    <w:rsid w:val="000F78E0"/>
    <w:rsid w:val="00103635"/>
    <w:rsid w:val="0010364F"/>
    <w:rsid w:val="00104BD1"/>
    <w:rsid w:val="001058B1"/>
    <w:rsid w:val="001101D0"/>
    <w:rsid w:val="00111923"/>
    <w:rsid w:val="001119D1"/>
    <w:rsid w:val="00116885"/>
    <w:rsid w:val="00125CE1"/>
    <w:rsid w:val="0013092D"/>
    <w:rsid w:val="001320DD"/>
    <w:rsid w:val="00132DDA"/>
    <w:rsid w:val="00133B1A"/>
    <w:rsid w:val="00133E48"/>
    <w:rsid w:val="00134789"/>
    <w:rsid w:val="00135858"/>
    <w:rsid w:val="00136287"/>
    <w:rsid w:val="001366F4"/>
    <w:rsid w:val="0013769B"/>
    <w:rsid w:val="00137CD2"/>
    <w:rsid w:val="00146034"/>
    <w:rsid w:val="00147769"/>
    <w:rsid w:val="00154A88"/>
    <w:rsid w:val="00154D02"/>
    <w:rsid w:val="001552CD"/>
    <w:rsid w:val="00156D83"/>
    <w:rsid w:val="00161079"/>
    <w:rsid w:val="00161DB0"/>
    <w:rsid w:val="0017275B"/>
    <w:rsid w:val="0017371D"/>
    <w:rsid w:val="00173B9D"/>
    <w:rsid w:val="001751A6"/>
    <w:rsid w:val="00175D50"/>
    <w:rsid w:val="00176E50"/>
    <w:rsid w:val="001827B8"/>
    <w:rsid w:val="00184B12"/>
    <w:rsid w:val="00187656"/>
    <w:rsid w:val="001930EC"/>
    <w:rsid w:val="001A111C"/>
    <w:rsid w:val="001A4C23"/>
    <w:rsid w:val="001A571F"/>
    <w:rsid w:val="001B0D99"/>
    <w:rsid w:val="001B4F53"/>
    <w:rsid w:val="001C0E2F"/>
    <w:rsid w:val="001C1231"/>
    <w:rsid w:val="001C1E86"/>
    <w:rsid w:val="001C2140"/>
    <w:rsid w:val="001D2EB8"/>
    <w:rsid w:val="001D70F2"/>
    <w:rsid w:val="001E1640"/>
    <w:rsid w:val="001E3494"/>
    <w:rsid w:val="001E516C"/>
    <w:rsid w:val="001E5A1E"/>
    <w:rsid w:val="001E6396"/>
    <w:rsid w:val="001F07D0"/>
    <w:rsid w:val="001F27C9"/>
    <w:rsid w:val="001F69D2"/>
    <w:rsid w:val="001F6D27"/>
    <w:rsid w:val="001F762C"/>
    <w:rsid w:val="00200568"/>
    <w:rsid w:val="00204183"/>
    <w:rsid w:val="00205A9F"/>
    <w:rsid w:val="00207647"/>
    <w:rsid w:val="002131B0"/>
    <w:rsid w:val="00213DA4"/>
    <w:rsid w:val="002143C0"/>
    <w:rsid w:val="00215233"/>
    <w:rsid w:val="00217242"/>
    <w:rsid w:val="00217A55"/>
    <w:rsid w:val="00225FD3"/>
    <w:rsid w:val="002276F4"/>
    <w:rsid w:val="002323C9"/>
    <w:rsid w:val="002344EE"/>
    <w:rsid w:val="0023509F"/>
    <w:rsid w:val="00237965"/>
    <w:rsid w:val="00237B37"/>
    <w:rsid w:val="0024117A"/>
    <w:rsid w:val="002433FB"/>
    <w:rsid w:val="00243BCA"/>
    <w:rsid w:val="00244B7A"/>
    <w:rsid w:val="00245820"/>
    <w:rsid w:val="00245B13"/>
    <w:rsid w:val="00250B7B"/>
    <w:rsid w:val="00256511"/>
    <w:rsid w:val="00260A88"/>
    <w:rsid w:val="00265D06"/>
    <w:rsid w:val="00267535"/>
    <w:rsid w:val="00272241"/>
    <w:rsid w:val="00272BA8"/>
    <w:rsid w:val="002770EE"/>
    <w:rsid w:val="00277C7B"/>
    <w:rsid w:val="00281488"/>
    <w:rsid w:val="002876A6"/>
    <w:rsid w:val="002A17F6"/>
    <w:rsid w:val="002A4CC4"/>
    <w:rsid w:val="002B0800"/>
    <w:rsid w:val="002B191B"/>
    <w:rsid w:val="002B265A"/>
    <w:rsid w:val="002B39C1"/>
    <w:rsid w:val="002B54BD"/>
    <w:rsid w:val="002C36AF"/>
    <w:rsid w:val="002C7B8F"/>
    <w:rsid w:val="002D0AC2"/>
    <w:rsid w:val="002E05BA"/>
    <w:rsid w:val="002F6F9F"/>
    <w:rsid w:val="002F7212"/>
    <w:rsid w:val="003165F0"/>
    <w:rsid w:val="00317BB0"/>
    <w:rsid w:val="003201B8"/>
    <w:rsid w:val="003256B3"/>
    <w:rsid w:val="003268A3"/>
    <w:rsid w:val="00327579"/>
    <w:rsid w:val="0032787E"/>
    <w:rsid w:val="00331000"/>
    <w:rsid w:val="00336A68"/>
    <w:rsid w:val="00341979"/>
    <w:rsid w:val="00341D5C"/>
    <w:rsid w:val="00342B9A"/>
    <w:rsid w:val="0034363A"/>
    <w:rsid w:val="00343E7B"/>
    <w:rsid w:val="00350600"/>
    <w:rsid w:val="00350699"/>
    <w:rsid w:val="00350A4D"/>
    <w:rsid w:val="00355AA6"/>
    <w:rsid w:val="00356815"/>
    <w:rsid w:val="00362334"/>
    <w:rsid w:val="003656C1"/>
    <w:rsid w:val="00370DE7"/>
    <w:rsid w:val="00371033"/>
    <w:rsid w:val="003710AE"/>
    <w:rsid w:val="00394B2A"/>
    <w:rsid w:val="003969B1"/>
    <w:rsid w:val="003A1AA5"/>
    <w:rsid w:val="003A23AB"/>
    <w:rsid w:val="003B5A4C"/>
    <w:rsid w:val="003C32CE"/>
    <w:rsid w:val="003C6FFD"/>
    <w:rsid w:val="003D06A9"/>
    <w:rsid w:val="003D1A9B"/>
    <w:rsid w:val="003D22E3"/>
    <w:rsid w:val="003D3326"/>
    <w:rsid w:val="003F040A"/>
    <w:rsid w:val="003F1758"/>
    <w:rsid w:val="003F2F7D"/>
    <w:rsid w:val="003F324D"/>
    <w:rsid w:val="003F3477"/>
    <w:rsid w:val="00400D8A"/>
    <w:rsid w:val="00401840"/>
    <w:rsid w:val="004020E9"/>
    <w:rsid w:val="00404E3F"/>
    <w:rsid w:val="004068C7"/>
    <w:rsid w:val="004069E4"/>
    <w:rsid w:val="00411C80"/>
    <w:rsid w:val="004140F1"/>
    <w:rsid w:val="00416BC3"/>
    <w:rsid w:val="00417801"/>
    <w:rsid w:val="00421626"/>
    <w:rsid w:val="00427EE2"/>
    <w:rsid w:val="0043213D"/>
    <w:rsid w:val="00433430"/>
    <w:rsid w:val="00444617"/>
    <w:rsid w:val="004533DA"/>
    <w:rsid w:val="004560DB"/>
    <w:rsid w:val="00461311"/>
    <w:rsid w:val="004627FD"/>
    <w:rsid w:val="00463482"/>
    <w:rsid w:val="004638BC"/>
    <w:rsid w:val="00466996"/>
    <w:rsid w:val="00473698"/>
    <w:rsid w:val="00475EBD"/>
    <w:rsid w:val="0047684E"/>
    <w:rsid w:val="004770AD"/>
    <w:rsid w:val="00481AC9"/>
    <w:rsid w:val="00482C4C"/>
    <w:rsid w:val="00484C94"/>
    <w:rsid w:val="00485AB4"/>
    <w:rsid w:val="0048625A"/>
    <w:rsid w:val="0048744C"/>
    <w:rsid w:val="004900BA"/>
    <w:rsid w:val="00491544"/>
    <w:rsid w:val="00495B08"/>
    <w:rsid w:val="00497062"/>
    <w:rsid w:val="004A0C1D"/>
    <w:rsid w:val="004A32BD"/>
    <w:rsid w:val="004A5922"/>
    <w:rsid w:val="004A5DD7"/>
    <w:rsid w:val="004B194E"/>
    <w:rsid w:val="004B3274"/>
    <w:rsid w:val="004B4737"/>
    <w:rsid w:val="004B5D64"/>
    <w:rsid w:val="004C0145"/>
    <w:rsid w:val="004D0485"/>
    <w:rsid w:val="004D4186"/>
    <w:rsid w:val="004D7BB3"/>
    <w:rsid w:val="004E1399"/>
    <w:rsid w:val="004E3C6C"/>
    <w:rsid w:val="004E42B5"/>
    <w:rsid w:val="004E6E07"/>
    <w:rsid w:val="004F40DA"/>
    <w:rsid w:val="004F509A"/>
    <w:rsid w:val="004F6C2B"/>
    <w:rsid w:val="00502307"/>
    <w:rsid w:val="0050282C"/>
    <w:rsid w:val="0050430E"/>
    <w:rsid w:val="005046CA"/>
    <w:rsid w:val="00510465"/>
    <w:rsid w:val="00511116"/>
    <w:rsid w:val="0051167F"/>
    <w:rsid w:val="00515BAB"/>
    <w:rsid w:val="00516605"/>
    <w:rsid w:val="00516888"/>
    <w:rsid w:val="00520556"/>
    <w:rsid w:val="00520B5D"/>
    <w:rsid w:val="0052141D"/>
    <w:rsid w:val="005229F3"/>
    <w:rsid w:val="005236B8"/>
    <w:rsid w:val="005250F0"/>
    <w:rsid w:val="00534D26"/>
    <w:rsid w:val="005368C2"/>
    <w:rsid w:val="00547B2C"/>
    <w:rsid w:val="00550EA1"/>
    <w:rsid w:val="00553FA7"/>
    <w:rsid w:val="00572078"/>
    <w:rsid w:val="005720C5"/>
    <w:rsid w:val="00576D56"/>
    <w:rsid w:val="00576F56"/>
    <w:rsid w:val="00580EBD"/>
    <w:rsid w:val="00582386"/>
    <w:rsid w:val="0058666F"/>
    <w:rsid w:val="00592A2E"/>
    <w:rsid w:val="00592DEE"/>
    <w:rsid w:val="005974CF"/>
    <w:rsid w:val="00597D5E"/>
    <w:rsid w:val="005A0EB4"/>
    <w:rsid w:val="005B1875"/>
    <w:rsid w:val="005B45D9"/>
    <w:rsid w:val="005C6B7D"/>
    <w:rsid w:val="005D0442"/>
    <w:rsid w:val="005D4904"/>
    <w:rsid w:val="005D6A26"/>
    <w:rsid w:val="005D78A9"/>
    <w:rsid w:val="005E11D3"/>
    <w:rsid w:val="005E36E3"/>
    <w:rsid w:val="005F6112"/>
    <w:rsid w:val="005F7539"/>
    <w:rsid w:val="00604740"/>
    <w:rsid w:val="00611974"/>
    <w:rsid w:val="006165B9"/>
    <w:rsid w:val="00617E6D"/>
    <w:rsid w:val="0062519B"/>
    <w:rsid w:val="00625294"/>
    <w:rsid w:val="00625899"/>
    <w:rsid w:val="00626ADF"/>
    <w:rsid w:val="00626F2E"/>
    <w:rsid w:val="0062746A"/>
    <w:rsid w:val="00630148"/>
    <w:rsid w:val="00630821"/>
    <w:rsid w:val="0063177F"/>
    <w:rsid w:val="00640CF8"/>
    <w:rsid w:val="00642F98"/>
    <w:rsid w:val="00645D9B"/>
    <w:rsid w:val="00645F2A"/>
    <w:rsid w:val="00647C09"/>
    <w:rsid w:val="0065329C"/>
    <w:rsid w:val="006535E5"/>
    <w:rsid w:val="00663447"/>
    <w:rsid w:val="00664CD5"/>
    <w:rsid w:val="00664F04"/>
    <w:rsid w:val="00665166"/>
    <w:rsid w:val="0067360C"/>
    <w:rsid w:val="0067510C"/>
    <w:rsid w:val="006850BC"/>
    <w:rsid w:val="00686806"/>
    <w:rsid w:val="00686884"/>
    <w:rsid w:val="00686AA0"/>
    <w:rsid w:val="006908F3"/>
    <w:rsid w:val="006915C2"/>
    <w:rsid w:val="006973FB"/>
    <w:rsid w:val="006A2F86"/>
    <w:rsid w:val="006B0CE6"/>
    <w:rsid w:val="006C0C7C"/>
    <w:rsid w:val="006C35C8"/>
    <w:rsid w:val="006C4031"/>
    <w:rsid w:val="006D48FE"/>
    <w:rsid w:val="006E0B8A"/>
    <w:rsid w:val="006E1CE0"/>
    <w:rsid w:val="006E1D35"/>
    <w:rsid w:val="006E323F"/>
    <w:rsid w:val="006E3E05"/>
    <w:rsid w:val="006E65C1"/>
    <w:rsid w:val="006E7443"/>
    <w:rsid w:val="006F2314"/>
    <w:rsid w:val="006F37C9"/>
    <w:rsid w:val="00701655"/>
    <w:rsid w:val="0070199F"/>
    <w:rsid w:val="00701E28"/>
    <w:rsid w:val="00703BEF"/>
    <w:rsid w:val="00705EB3"/>
    <w:rsid w:val="00706922"/>
    <w:rsid w:val="00712264"/>
    <w:rsid w:val="00724127"/>
    <w:rsid w:val="00727466"/>
    <w:rsid w:val="00727CA6"/>
    <w:rsid w:val="007312B1"/>
    <w:rsid w:val="00733EC7"/>
    <w:rsid w:val="007368B0"/>
    <w:rsid w:val="00745E8D"/>
    <w:rsid w:val="007539BE"/>
    <w:rsid w:val="00763397"/>
    <w:rsid w:val="0076387A"/>
    <w:rsid w:val="00770469"/>
    <w:rsid w:val="0077326D"/>
    <w:rsid w:val="007754AD"/>
    <w:rsid w:val="00782281"/>
    <w:rsid w:val="00782AF7"/>
    <w:rsid w:val="00783480"/>
    <w:rsid w:val="00786C46"/>
    <w:rsid w:val="00787A04"/>
    <w:rsid w:val="00791A4D"/>
    <w:rsid w:val="007923E3"/>
    <w:rsid w:val="00793D88"/>
    <w:rsid w:val="00795A65"/>
    <w:rsid w:val="00795BD9"/>
    <w:rsid w:val="00797251"/>
    <w:rsid w:val="007A02C5"/>
    <w:rsid w:val="007A5B85"/>
    <w:rsid w:val="007A727E"/>
    <w:rsid w:val="007B02B6"/>
    <w:rsid w:val="007B2863"/>
    <w:rsid w:val="007B2CDF"/>
    <w:rsid w:val="007B3E6C"/>
    <w:rsid w:val="007B6284"/>
    <w:rsid w:val="007C01AA"/>
    <w:rsid w:val="007C5220"/>
    <w:rsid w:val="007C5B2A"/>
    <w:rsid w:val="007C5ED8"/>
    <w:rsid w:val="007D0852"/>
    <w:rsid w:val="007D30BF"/>
    <w:rsid w:val="007E45CE"/>
    <w:rsid w:val="007E58D5"/>
    <w:rsid w:val="007E6AFE"/>
    <w:rsid w:val="007F7E60"/>
    <w:rsid w:val="00803AB4"/>
    <w:rsid w:val="0080462E"/>
    <w:rsid w:val="0080513B"/>
    <w:rsid w:val="00806678"/>
    <w:rsid w:val="00807F1E"/>
    <w:rsid w:val="00807F26"/>
    <w:rsid w:val="00810AA4"/>
    <w:rsid w:val="00810D92"/>
    <w:rsid w:val="00814777"/>
    <w:rsid w:val="00820AF5"/>
    <w:rsid w:val="008216E4"/>
    <w:rsid w:val="00823314"/>
    <w:rsid w:val="008276AD"/>
    <w:rsid w:val="00834750"/>
    <w:rsid w:val="0083799A"/>
    <w:rsid w:val="00841DF5"/>
    <w:rsid w:val="00845C72"/>
    <w:rsid w:val="00847701"/>
    <w:rsid w:val="008519BF"/>
    <w:rsid w:val="0085212E"/>
    <w:rsid w:val="008561C9"/>
    <w:rsid w:val="008579AA"/>
    <w:rsid w:val="00863093"/>
    <w:rsid w:val="00864A4F"/>
    <w:rsid w:val="00885193"/>
    <w:rsid w:val="008876A8"/>
    <w:rsid w:val="00895152"/>
    <w:rsid w:val="00895D02"/>
    <w:rsid w:val="00897F92"/>
    <w:rsid w:val="008A05C9"/>
    <w:rsid w:val="008A170E"/>
    <w:rsid w:val="008B2DCD"/>
    <w:rsid w:val="008B445B"/>
    <w:rsid w:val="008C038E"/>
    <w:rsid w:val="008C54CA"/>
    <w:rsid w:val="008C5B9D"/>
    <w:rsid w:val="008D1D52"/>
    <w:rsid w:val="008D4206"/>
    <w:rsid w:val="008D79EE"/>
    <w:rsid w:val="008E0059"/>
    <w:rsid w:val="008E04CB"/>
    <w:rsid w:val="008E31A8"/>
    <w:rsid w:val="008E491F"/>
    <w:rsid w:val="008E6B1F"/>
    <w:rsid w:val="008E6FBC"/>
    <w:rsid w:val="008E7BE1"/>
    <w:rsid w:val="008F1597"/>
    <w:rsid w:val="008F2F77"/>
    <w:rsid w:val="008F5893"/>
    <w:rsid w:val="008F589D"/>
    <w:rsid w:val="008F60D5"/>
    <w:rsid w:val="009002F0"/>
    <w:rsid w:val="0090172D"/>
    <w:rsid w:val="00903AB5"/>
    <w:rsid w:val="00913418"/>
    <w:rsid w:val="00917BB7"/>
    <w:rsid w:val="0092001D"/>
    <w:rsid w:val="00921585"/>
    <w:rsid w:val="009227E9"/>
    <w:rsid w:val="00923871"/>
    <w:rsid w:val="00926575"/>
    <w:rsid w:val="0092729C"/>
    <w:rsid w:val="009303E4"/>
    <w:rsid w:val="00933522"/>
    <w:rsid w:val="0093546C"/>
    <w:rsid w:val="00935BAE"/>
    <w:rsid w:val="00936187"/>
    <w:rsid w:val="009405A9"/>
    <w:rsid w:val="00946ABF"/>
    <w:rsid w:val="009472B3"/>
    <w:rsid w:val="0095355B"/>
    <w:rsid w:val="009547D0"/>
    <w:rsid w:val="009561A1"/>
    <w:rsid w:val="009576E7"/>
    <w:rsid w:val="00964E20"/>
    <w:rsid w:val="00967424"/>
    <w:rsid w:val="00972D42"/>
    <w:rsid w:val="00974685"/>
    <w:rsid w:val="00975F96"/>
    <w:rsid w:val="0097623F"/>
    <w:rsid w:val="009802A8"/>
    <w:rsid w:val="00980EB3"/>
    <w:rsid w:val="0098160C"/>
    <w:rsid w:val="009817D2"/>
    <w:rsid w:val="00982C4F"/>
    <w:rsid w:val="009832E8"/>
    <w:rsid w:val="0099020A"/>
    <w:rsid w:val="00992B0D"/>
    <w:rsid w:val="00994C42"/>
    <w:rsid w:val="00997FD1"/>
    <w:rsid w:val="009A31A6"/>
    <w:rsid w:val="009A5D57"/>
    <w:rsid w:val="009A6656"/>
    <w:rsid w:val="009A6AF6"/>
    <w:rsid w:val="009B215A"/>
    <w:rsid w:val="009B3FF2"/>
    <w:rsid w:val="009B4785"/>
    <w:rsid w:val="009B6176"/>
    <w:rsid w:val="009C49FB"/>
    <w:rsid w:val="009D23BD"/>
    <w:rsid w:val="009D3241"/>
    <w:rsid w:val="009D4809"/>
    <w:rsid w:val="009D4A94"/>
    <w:rsid w:val="009D4CB1"/>
    <w:rsid w:val="009D6B07"/>
    <w:rsid w:val="009E0D14"/>
    <w:rsid w:val="009E14AA"/>
    <w:rsid w:val="009E621E"/>
    <w:rsid w:val="009F09F6"/>
    <w:rsid w:val="00A0094B"/>
    <w:rsid w:val="00A00F04"/>
    <w:rsid w:val="00A02597"/>
    <w:rsid w:val="00A046EE"/>
    <w:rsid w:val="00A05AE5"/>
    <w:rsid w:val="00A1105F"/>
    <w:rsid w:val="00A12020"/>
    <w:rsid w:val="00A16673"/>
    <w:rsid w:val="00A1724C"/>
    <w:rsid w:val="00A23F52"/>
    <w:rsid w:val="00A2499C"/>
    <w:rsid w:val="00A25401"/>
    <w:rsid w:val="00A258AF"/>
    <w:rsid w:val="00A258E8"/>
    <w:rsid w:val="00A25BA8"/>
    <w:rsid w:val="00A2658B"/>
    <w:rsid w:val="00A3058B"/>
    <w:rsid w:val="00A30A0D"/>
    <w:rsid w:val="00A32E61"/>
    <w:rsid w:val="00A35AAA"/>
    <w:rsid w:val="00A41AF8"/>
    <w:rsid w:val="00A42D72"/>
    <w:rsid w:val="00A43A9A"/>
    <w:rsid w:val="00A446C9"/>
    <w:rsid w:val="00A45440"/>
    <w:rsid w:val="00A45A0B"/>
    <w:rsid w:val="00A51D21"/>
    <w:rsid w:val="00A55C6F"/>
    <w:rsid w:val="00A56D69"/>
    <w:rsid w:val="00A618EB"/>
    <w:rsid w:val="00A62F65"/>
    <w:rsid w:val="00A63595"/>
    <w:rsid w:val="00A63A9F"/>
    <w:rsid w:val="00A7068A"/>
    <w:rsid w:val="00A72169"/>
    <w:rsid w:val="00A76618"/>
    <w:rsid w:val="00A80040"/>
    <w:rsid w:val="00A9031D"/>
    <w:rsid w:val="00A903D6"/>
    <w:rsid w:val="00A90DB5"/>
    <w:rsid w:val="00A96061"/>
    <w:rsid w:val="00A9729F"/>
    <w:rsid w:val="00AA0588"/>
    <w:rsid w:val="00AA0C45"/>
    <w:rsid w:val="00AA1CF3"/>
    <w:rsid w:val="00AA236A"/>
    <w:rsid w:val="00AA5FD3"/>
    <w:rsid w:val="00AA6292"/>
    <w:rsid w:val="00AA7147"/>
    <w:rsid w:val="00AB41E4"/>
    <w:rsid w:val="00AC082D"/>
    <w:rsid w:val="00AC2BDC"/>
    <w:rsid w:val="00AC3C33"/>
    <w:rsid w:val="00AC3E71"/>
    <w:rsid w:val="00AC6379"/>
    <w:rsid w:val="00AD2CED"/>
    <w:rsid w:val="00AD399E"/>
    <w:rsid w:val="00AD7731"/>
    <w:rsid w:val="00AE369A"/>
    <w:rsid w:val="00AE3AB2"/>
    <w:rsid w:val="00AF410F"/>
    <w:rsid w:val="00AF559C"/>
    <w:rsid w:val="00B000A3"/>
    <w:rsid w:val="00B04AD8"/>
    <w:rsid w:val="00B05E53"/>
    <w:rsid w:val="00B0704B"/>
    <w:rsid w:val="00B07A1B"/>
    <w:rsid w:val="00B07C09"/>
    <w:rsid w:val="00B13834"/>
    <w:rsid w:val="00B151DA"/>
    <w:rsid w:val="00B15E82"/>
    <w:rsid w:val="00B16AE9"/>
    <w:rsid w:val="00B20E96"/>
    <w:rsid w:val="00B25575"/>
    <w:rsid w:val="00B2584B"/>
    <w:rsid w:val="00B26744"/>
    <w:rsid w:val="00B27256"/>
    <w:rsid w:val="00B30584"/>
    <w:rsid w:val="00B31A79"/>
    <w:rsid w:val="00B36C82"/>
    <w:rsid w:val="00B3765D"/>
    <w:rsid w:val="00B44D64"/>
    <w:rsid w:val="00B450B3"/>
    <w:rsid w:val="00B5063B"/>
    <w:rsid w:val="00B53392"/>
    <w:rsid w:val="00B62E23"/>
    <w:rsid w:val="00B635D9"/>
    <w:rsid w:val="00B72F6E"/>
    <w:rsid w:val="00B75798"/>
    <w:rsid w:val="00B76A01"/>
    <w:rsid w:val="00B76F90"/>
    <w:rsid w:val="00B80F1B"/>
    <w:rsid w:val="00B84EF8"/>
    <w:rsid w:val="00B864EA"/>
    <w:rsid w:val="00B87085"/>
    <w:rsid w:val="00B87B79"/>
    <w:rsid w:val="00B96887"/>
    <w:rsid w:val="00BA6301"/>
    <w:rsid w:val="00BB0E07"/>
    <w:rsid w:val="00BB1242"/>
    <w:rsid w:val="00BB27BD"/>
    <w:rsid w:val="00BB39D5"/>
    <w:rsid w:val="00BB58CF"/>
    <w:rsid w:val="00BB5B01"/>
    <w:rsid w:val="00BB5EBE"/>
    <w:rsid w:val="00BB61C6"/>
    <w:rsid w:val="00BB6E3E"/>
    <w:rsid w:val="00BC1560"/>
    <w:rsid w:val="00BC2BA0"/>
    <w:rsid w:val="00BC4365"/>
    <w:rsid w:val="00BC4B14"/>
    <w:rsid w:val="00BC52A1"/>
    <w:rsid w:val="00BD5D74"/>
    <w:rsid w:val="00BD6EFA"/>
    <w:rsid w:val="00BD7578"/>
    <w:rsid w:val="00BE2DF5"/>
    <w:rsid w:val="00BE4DC3"/>
    <w:rsid w:val="00BE57E9"/>
    <w:rsid w:val="00BE7E56"/>
    <w:rsid w:val="00BF5158"/>
    <w:rsid w:val="00BF6F3B"/>
    <w:rsid w:val="00BF7383"/>
    <w:rsid w:val="00C00148"/>
    <w:rsid w:val="00C004B9"/>
    <w:rsid w:val="00C059A6"/>
    <w:rsid w:val="00C0783C"/>
    <w:rsid w:val="00C134E5"/>
    <w:rsid w:val="00C15644"/>
    <w:rsid w:val="00C229B2"/>
    <w:rsid w:val="00C23071"/>
    <w:rsid w:val="00C23925"/>
    <w:rsid w:val="00C2592E"/>
    <w:rsid w:val="00C26A76"/>
    <w:rsid w:val="00C32236"/>
    <w:rsid w:val="00C3386B"/>
    <w:rsid w:val="00C34B66"/>
    <w:rsid w:val="00C35A7B"/>
    <w:rsid w:val="00C36426"/>
    <w:rsid w:val="00C415D8"/>
    <w:rsid w:val="00C43C2F"/>
    <w:rsid w:val="00C452FD"/>
    <w:rsid w:val="00C45FC1"/>
    <w:rsid w:val="00C51C6A"/>
    <w:rsid w:val="00C53C54"/>
    <w:rsid w:val="00C54392"/>
    <w:rsid w:val="00C55809"/>
    <w:rsid w:val="00C55A39"/>
    <w:rsid w:val="00C57465"/>
    <w:rsid w:val="00C62B63"/>
    <w:rsid w:val="00C63FDF"/>
    <w:rsid w:val="00C65073"/>
    <w:rsid w:val="00C6531B"/>
    <w:rsid w:val="00C66DFB"/>
    <w:rsid w:val="00C67224"/>
    <w:rsid w:val="00C70FA8"/>
    <w:rsid w:val="00C7395E"/>
    <w:rsid w:val="00C81ADB"/>
    <w:rsid w:val="00C82A49"/>
    <w:rsid w:val="00C85225"/>
    <w:rsid w:val="00C86ED1"/>
    <w:rsid w:val="00C90FE4"/>
    <w:rsid w:val="00C92B8B"/>
    <w:rsid w:val="00C95A73"/>
    <w:rsid w:val="00C97B86"/>
    <w:rsid w:val="00CA1805"/>
    <w:rsid w:val="00CA1FC0"/>
    <w:rsid w:val="00CA2E2E"/>
    <w:rsid w:val="00CA3922"/>
    <w:rsid w:val="00CB0C8A"/>
    <w:rsid w:val="00CB1E58"/>
    <w:rsid w:val="00CB65BE"/>
    <w:rsid w:val="00CB7A4B"/>
    <w:rsid w:val="00CC0B14"/>
    <w:rsid w:val="00CC0BA6"/>
    <w:rsid w:val="00CC723C"/>
    <w:rsid w:val="00CD277A"/>
    <w:rsid w:val="00CD6B3A"/>
    <w:rsid w:val="00CE14E9"/>
    <w:rsid w:val="00CE1DE2"/>
    <w:rsid w:val="00CE24FB"/>
    <w:rsid w:val="00CE5E70"/>
    <w:rsid w:val="00CE7E96"/>
    <w:rsid w:val="00CF0099"/>
    <w:rsid w:val="00CF07A7"/>
    <w:rsid w:val="00CF2D3E"/>
    <w:rsid w:val="00CF64B4"/>
    <w:rsid w:val="00D020C5"/>
    <w:rsid w:val="00D02379"/>
    <w:rsid w:val="00D03393"/>
    <w:rsid w:val="00D04F0C"/>
    <w:rsid w:val="00D11062"/>
    <w:rsid w:val="00D12792"/>
    <w:rsid w:val="00D13A2A"/>
    <w:rsid w:val="00D147AE"/>
    <w:rsid w:val="00D14B4A"/>
    <w:rsid w:val="00D16DAE"/>
    <w:rsid w:val="00D22983"/>
    <w:rsid w:val="00D2337B"/>
    <w:rsid w:val="00D26724"/>
    <w:rsid w:val="00D27A40"/>
    <w:rsid w:val="00D317BB"/>
    <w:rsid w:val="00D32601"/>
    <w:rsid w:val="00D342A6"/>
    <w:rsid w:val="00D34372"/>
    <w:rsid w:val="00D34A23"/>
    <w:rsid w:val="00D41B13"/>
    <w:rsid w:val="00D42522"/>
    <w:rsid w:val="00D43E25"/>
    <w:rsid w:val="00D44A37"/>
    <w:rsid w:val="00D462B3"/>
    <w:rsid w:val="00D528EA"/>
    <w:rsid w:val="00D549D3"/>
    <w:rsid w:val="00D552D2"/>
    <w:rsid w:val="00D60B68"/>
    <w:rsid w:val="00D614CB"/>
    <w:rsid w:val="00D639D4"/>
    <w:rsid w:val="00D65EF5"/>
    <w:rsid w:val="00D6615E"/>
    <w:rsid w:val="00D7235D"/>
    <w:rsid w:val="00D8215F"/>
    <w:rsid w:val="00D82AFC"/>
    <w:rsid w:val="00D844AF"/>
    <w:rsid w:val="00D856C8"/>
    <w:rsid w:val="00D920A7"/>
    <w:rsid w:val="00D9269E"/>
    <w:rsid w:val="00D93D0A"/>
    <w:rsid w:val="00D949D4"/>
    <w:rsid w:val="00D97C4C"/>
    <w:rsid w:val="00DA121C"/>
    <w:rsid w:val="00DA3794"/>
    <w:rsid w:val="00DA6D60"/>
    <w:rsid w:val="00DB02F3"/>
    <w:rsid w:val="00DB4112"/>
    <w:rsid w:val="00DB69FC"/>
    <w:rsid w:val="00DC04C4"/>
    <w:rsid w:val="00DC26D9"/>
    <w:rsid w:val="00DC283D"/>
    <w:rsid w:val="00DC2A0C"/>
    <w:rsid w:val="00DC2D86"/>
    <w:rsid w:val="00DC3F84"/>
    <w:rsid w:val="00DC40B9"/>
    <w:rsid w:val="00DC55E3"/>
    <w:rsid w:val="00DD4C4C"/>
    <w:rsid w:val="00DD649E"/>
    <w:rsid w:val="00DD7DD1"/>
    <w:rsid w:val="00DE0409"/>
    <w:rsid w:val="00DE7550"/>
    <w:rsid w:val="00DF0F08"/>
    <w:rsid w:val="00DF11AD"/>
    <w:rsid w:val="00DF4C40"/>
    <w:rsid w:val="00DF7806"/>
    <w:rsid w:val="00E00ADA"/>
    <w:rsid w:val="00E02958"/>
    <w:rsid w:val="00E03831"/>
    <w:rsid w:val="00E038DA"/>
    <w:rsid w:val="00E07B8E"/>
    <w:rsid w:val="00E12580"/>
    <w:rsid w:val="00E13398"/>
    <w:rsid w:val="00E14E17"/>
    <w:rsid w:val="00E17D08"/>
    <w:rsid w:val="00E220FD"/>
    <w:rsid w:val="00E22350"/>
    <w:rsid w:val="00E22E5E"/>
    <w:rsid w:val="00E23931"/>
    <w:rsid w:val="00E26A7A"/>
    <w:rsid w:val="00E275E9"/>
    <w:rsid w:val="00E31D14"/>
    <w:rsid w:val="00E3454E"/>
    <w:rsid w:val="00E35652"/>
    <w:rsid w:val="00E35D06"/>
    <w:rsid w:val="00E41BB8"/>
    <w:rsid w:val="00E43A5A"/>
    <w:rsid w:val="00E45465"/>
    <w:rsid w:val="00E50496"/>
    <w:rsid w:val="00E52BAB"/>
    <w:rsid w:val="00E554C2"/>
    <w:rsid w:val="00E55EB8"/>
    <w:rsid w:val="00E56241"/>
    <w:rsid w:val="00E65928"/>
    <w:rsid w:val="00E66750"/>
    <w:rsid w:val="00E70306"/>
    <w:rsid w:val="00E711BC"/>
    <w:rsid w:val="00E72FCD"/>
    <w:rsid w:val="00E76BC6"/>
    <w:rsid w:val="00E806B8"/>
    <w:rsid w:val="00E80859"/>
    <w:rsid w:val="00E85F18"/>
    <w:rsid w:val="00E86CC9"/>
    <w:rsid w:val="00E91064"/>
    <w:rsid w:val="00E92CC4"/>
    <w:rsid w:val="00E93B33"/>
    <w:rsid w:val="00E94594"/>
    <w:rsid w:val="00EA2083"/>
    <w:rsid w:val="00EA37D5"/>
    <w:rsid w:val="00EA41D4"/>
    <w:rsid w:val="00EA46B0"/>
    <w:rsid w:val="00EA514D"/>
    <w:rsid w:val="00EA69C5"/>
    <w:rsid w:val="00EA7D9E"/>
    <w:rsid w:val="00EC1A11"/>
    <w:rsid w:val="00EC28DA"/>
    <w:rsid w:val="00ED1C10"/>
    <w:rsid w:val="00ED29C3"/>
    <w:rsid w:val="00ED3032"/>
    <w:rsid w:val="00EE1EBA"/>
    <w:rsid w:val="00EF3468"/>
    <w:rsid w:val="00EF5B7D"/>
    <w:rsid w:val="00EF64FD"/>
    <w:rsid w:val="00EF786A"/>
    <w:rsid w:val="00F01A5E"/>
    <w:rsid w:val="00F03B81"/>
    <w:rsid w:val="00F06673"/>
    <w:rsid w:val="00F0683B"/>
    <w:rsid w:val="00F10FD7"/>
    <w:rsid w:val="00F10FF2"/>
    <w:rsid w:val="00F1143C"/>
    <w:rsid w:val="00F13185"/>
    <w:rsid w:val="00F16D1D"/>
    <w:rsid w:val="00F16E15"/>
    <w:rsid w:val="00F200CB"/>
    <w:rsid w:val="00F221B9"/>
    <w:rsid w:val="00F221D3"/>
    <w:rsid w:val="00F23626"/>
    <w:rsid w:val="00F23CB2"/>
    <w:rsid w:val="00F278AC"/>
    <w:rsid w:val="00F33854"/>
    <w:rsid w:val="00F40E1A"/>
    <w:rsid w:val="00F41F10"/>
    <w:rsid w:val="00F467F5"/>
    <w:rsid w:val="00F47DD2"/>
    <w:rsid w:val="00F517BA"/>
    <w:rsid w:val="00F5710E"/>
    <w:rsid w:val="00F60A07"/>
    <w:rsid w:val="00F62632"/>
    <w:rsid w:val="00F65610"/>
    <w:rsid w:val="00F665D3"/>
    <w:rsid w:val="00F70471"/>
    <w:rsid w:val="00F73ACE"/>
    <w:rsid w:val="00F74D93"/>
    <w:rsid w:val="00F75F08"/>
    <w:rsid w:val="00F76BA9"/>
    <w:rsid w:val="00F77E1E"/>
    <w:rsid w:val="00F819D1"/>
    <w:rsid w:val="00F81DB3"/>
    <w:rsid w:val="00F83EB8"/>
    <w:rsid w:val="00F8489C"/>
    <w:rsid w:val="00F87865"/>
    <w:rsid w:val="00F970DF"/>
    <w:rsid w:val="00F97872"/>
    <w:rsid w:val="00FA448D"/>
    <w:rsid w:val="00FA4AD2"/>
    <w:rsid w:val="00FA4C61"/>
    <w:rsid w:val="00FA561A"/>
    <w:rsid w:val="00FA6780"/>
    <w:rsid w:val="00FA7F81"/>
    <w:rsid w:val="00FB1002"/>
    <w:rsid w:val="00FB5A95"/>
    <w:rsid w:val="00FB655C"/>
    <w:rsid w:val="00FC057D"/>
    <w:rsid w:val="00FC1CD6"/>
    <w:rsid w:val="00FC1F67"/>
    <w:rsid w:val="00FC52EE"/>
    <w:rsid w:val="00FC786B"/>
    <w:rsid w:val="00FD03F5"/>
    <w:rsid w:val="00FD17D1"/>
    <w:rsid w:val="00FD263F"/>
    <w:rsid w:val="00FD3130"/>
    <w:rsid w:val="00FD4231"/>
    <w:rsid w:val="00FE0C0B"/>
    <w:rsid w:val="00FE127B"/>
    <w:rsid w:val="00FE230B"/>
    <w:rsid w:val="00FE2AE5"/>
    <w:rsid w:val="044D2ABE"/>
    <w:rsid w:val="048943A6"/>
    <w:rsid w:val="053979E2"/>
    <w:rsid w:val="058B1E0B"/>
    <w:rsid w:val="05AEE408"/>
    <w:rsid w:val="06F137EC"/>
    <w:rsid w:val="07665FD2"/>
    <w:rsid w:val="0918A02F"/>
    <w:rsid w:val="09D1694C"/>
    <w:rsid w:val="0BBCC040"/>
    <w:rsid w:val="0BC7FCFA"/>
    <w:rsid w:val="0C7C16E9"/>
    <w:rsid w:val="0F46989C"/>
    <w:rsid w:val="113CA964"/>
    <w:rsid w:val="13394484"/>
    <w:rsid w:val="13CF0A79"/>
    <w:rsid w:val="155E8A8D"/>
    <w:rsid w:val="17C2AB30"/>
    <w:rsid w:val="17D3BACC"/>
    <w:rsid w:val="18674B1B"/>
    <w:rsid w:val="19FDCEE2"/>
    <w:rsid w:val="1A67154D"/>
    <w:rsid w:val="1B682115"/>
    <w:rsid w:val="1B8BFCAB"/>
    <w:rsid w:val="1DC1723D"/>
    <w:rsid w:val="1EA6B91A"/>
    <w:rsid w:val="1F40EE71"/>
    <w:rsid w:val="1FAA445B"/>
    <w:rsid w:val="201419E5"/>
    <w:rsid w:val="2291895D"/>
    <w:rsid w:val="2416E9A8"/>
    <w:rsid w:val="24F0DAE3"/>
    <w:rsid w:val="260078F3"/>
    <w:rsid w:val="26B7610B"/>
    <w:rsid w:val="27E8A678"/>
    <w:rsid w:val="29768848"/>
    <w:rsid w:val="298F2E3A"/>
    <w:rsid w:val="29DD19E3"/>
    <w:rsid w:val="2AA21683"/>
    <w:rsid w:val="2D41EBA3"/>
    <w:rsid w:val="2D7AEDAC"/>
    <w:rsid w:val="2E67D394"/>
    <w:rsid w:val="31777B3D"/>
    <w:rsid w:val="323FD9E7"/>
    <w:rsid w:val="3421C1EA"/>
    <w:rsid w:val="35F5E502"/>
    <w:rsid w:val="3703DC2B"/>
    <w:rsid w:val="3711F57B"/>
    <w:rsid w:val="37889765"/>
    <w:rsid w:val="38307514"/>
    <w:rsid w:val="39342EB5"/>
    <w:rsid w:val="39E0D486"/>
    <w:rsid w:val="3BEB0352"/>
    <w:rsid w:val="3C5CFC7D"/>
    <w:rsid w:val="3CE7D5F1"/>
    <w:rsid w:val="3E636CDC"/>
    <w:rsid w:val="405F245C"/>
    <w:rsid w:val="439E788F"/>
    <w:rsid w:val="44379C9A"/>
    <w:rsid w:val="44F46C3B"/>
    <w:rsid w:val="46537773"/>
    <w:rsid w:val="46F68978"/>
    <w:rsid w:val="47A83EA3"/>
    <w:rsid w:val="486FA036"/>
    <w:rsid w:val="48E521F0"/>
    <w:rsid w:val="4A236564"/>
    <w:rsid w:val="4AC65116"/>
    <w:rsid w:val="4B10A020"/>
    <w:rsid w:val="4BA943B4"/>
    <w:rsid w:val="4C9BE7B9"/>
    <w:rsid w:val="4DF83A84"/>
    <w:rsid w:val="51AC3F26"/>
    <w:rsid w:val="52A86886"/>
    <w:rsid w:val="5459ED80"/>
    <w:rsid w:val="54B7C82D"/>
    <w:rsid w:val="56EA38FC"/>
    <w:rsid w:val="572DD5B0"/>
    <w:rsid w:val="5935E394"/>
    <w:rsid w:val="59661C35"/>
    <w:rsid w:val="5ED4D95F"/>
    <w:rsid w:val="5F787700"/>
    <w:rsid w:val="5FD4F04E"/>
    <w:rsid w:val="604FADE0"/>
    <w:rsid w:val="615A85B6"/>
    <w:rsid w:val="61B72ACC"/>
    <w:rsid w:val="6393F167"/>
    <w:rsid w:val="649919B9"/>
    <w:rsid w:val="64B2778E"/>
    <w:rsid w:val="67CE906E"/>
    <w:rsid w:val="67DAA1B0"/>
    <w:rsid w:val="690A3894"/>
    <w:rsid w:val="6A0E4172"/>
    <w:rsid w:val="6BAF71F5"/>
    <w:rsid w:val="6C20F13E"/>
    <w:rsid w:val="6CCE4AD1"/>
    <w:rsid w:val="6CFBCE9C"/>
    <w:rsid w:val="6DD44278"/>
    <w:rsid w:val="6EAC7AF3"/>
    <w:rsid w:val="6FF6E8D3"/>
    <w:rsid w:val="74467F3E"/>
    <w:rsid w:val="75F1E74E"/>
    <w:rsid w:val="788865F4"/>
    <w:rsid w:val="796F6746"/>
    <w:rsid w:val="79CB055B"/>
    <w:rsid w:val="7A5690F8"/>
    <w:rsid w:val="7B04FF54"/>
    <w:rsid w:val="7BADC319"/>
    <w:rsid w:val="7BF30DD0"/>
    <w:rsid w:val="7C8BCDA0"/>
    <w:rsid w:val="7DAA5109"/>
    <w:rsid w:val="7DD53C19"/>
    <w:rsid w:val="7E90DB1C"/>
    <w:rsid w:val="7FD750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A1748"/>
  <w15:chartTrackingRefBased/>
  <w15:docId w15:val="{FF6B8532-6F74-4732-A161-FF3F66988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3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3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31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31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31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31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31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31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31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31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31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31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31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31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31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31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31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31A8"/>
    <w:rPr>
      <w:rFonts w:eastAsiaTheme="majorEastAsia" w:cstheme="majorBidi"/>
      <w:color w:val="272727" w:themeColor="text1" w:themeTint="D8"/>
    </w:rPr>
  </w:style>
  <w:style w:type="paragraph" w:styleId="Ttulo">
    <w:name w:val="Title"/>
    <w:basedOn w:val="Normal"/>
    <w:next w:val="Normal"/>
    <w:link w:val="TtuloCar"/>
    <w:uiPriority w:val="10"/>
    <w:qFormat/>
    <w:rsid w:val="008E3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31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31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31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31A8"/>
    <w:pPr>
      <w:spacing w:before="160"/>
      <w:jc w:val="center"/>
    </w:pPr>
    <w:rPr>
      <w:i/>
      <w:iCs/>
      <w:color w:val="404040" w:themeColor="text1" w:themeTint="BF"/>
    </w:rPr>
  </w:style>
  <w:style w:type="character" w:customStyle="1" w:styleId="CitaCar">
    <w:name w:val="Cita Car"/>
    <w:basedOn w:val="Fuentedeprrafopredeter"/>
    <w:link w:val="Cita"/>
    <w:uiPriority w:val="29"/>
    <w:rsid w:val="008E31A8"/>
    <w:rPr>
      <w:i/>
      <w:iCs/>
      <w:color w:val="404040" w:themeColor="text1" w:themeTint="BF"/>
    </w:rPr>
  </w:style>
  <w:style w:type="paragraph" w:styleId="Prrafodelista">
    <w:name w:val="List Paragraph"/>
    <w:basedOn w:val="Normal"/>
    <w:uiPriority w:val="34"/>
    <w:qFormat/>
    <w:rsid w:val="008E31A8"/>
    <w:pPr>
      <w:ind w:left="720"/>
      <w:contextualSpacing/>
    </w:pPr>
  </w:style>
  <w:style w:type="character" w:styleId="nfasisintenso">
    <w:name w:val="Intense Emphasis"/>
    <w:basedOn w:val="Fuentedeprrafopredeter"/>
    <w:uiPriority w:val="21"/>
    <w:qFormat/>
    <w:rsid w:val="008E31A8"/>
    <w:rPr>
      <w:i/>
      <w:iCs/>
      <w:color w:val="0F4761" w:themeColor="accent1" w:themeShade="BF"/>
    </w:rPr>
  </w:style>
  <w:style w:type="paragraph" w:styleId="Citadestacada">
    <w:name w:val="Intense Quote"/>
    <w:basedOn w:val="Normal"/>
    <w:next w:val="Normal"/>
    <w:link w:val="CitadestacadaCar"/>
    <w:uiPriority w:val="30"/>
    <w:qFormat/>
    <w:rsid w:val="008E3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31A8"/>
    <w:rPr>
      <w:i/>
      <w:iCs/>
      <w:color w:val="0F4761" w:themeColor="accent1" w:themeShade="BF"/>
    </w:rPr>
  </w:style>
  <w:style w:type="character" w:styleId="Referenciaintensa">
    <w:name w:val="Intense Reference"/>
    <w:basedOn w:val="Fuentedeprrafopredeter"/>
    <w:uiPriority w:val="32"/>
    <w:qFormat/>
    <w:rsid w:val="008E31A8"/>
    <w:rPr>
      <w:b/>
      <w:bCs/>
      <w:smallCaps/>
      <w:color w:val="0F4761" w:themeColor="accent1" w:themeShade="BF"/>
      <w:spacing w:val="5"/>
    </w:rPr>
  </w:style>
  <w:style w:type="character" w:styleId="Hipervnculo">
    <w:name w:val="Hyperlink"/>
    <w:basedOn w:val="Fuentedeprrafopredeter"/>
    <w:uiPriority w:val="99"/>
    <w:unhideWhenUsed/>
    <w:rsid w:val="008D4206"/>
    <w:rPr>
      <w:color w:val="467886" w:themeColor="hyperlink"/>
      <w:u w:val="single"/>
    </w:rPr>
  </w:style>
  <w:style w:type="character" w:styleId="Mencinsinresolver">
    <w:name w:val="Unresolved Mention"/>
    <w:basedOn w:val="Fuentedeprrafopredeter"/>
    <w:uiPriority w:val="99"/>
    <w:semiHidden/>
    <w:unhideWhenUsed/>
    <w:rsid w:val="008D4206"/>
    <w:rPr>
      <w:color w:val="605E5C"/>
      <w:shd w:val="clear" w:color="auto" w:fill="E1DFDD"/>
    </w:rPr>
  </w:style>
  <w:style w:type="character" w:styleId="Hipervnculovisitado">
    <w:name w:val="FollowedHyperlink"/>
    <w:basedOn w:val="Fuentedeprrafopredeter"/>
    <w:uiPriority w:val="99"/>
    <w:semiHidden/>
    <w:unhideWhenUsed/>
    <w:rsid w:val="007B6284"/>
    <w:rPr>
      <w:color w:val="96607D" w:themeColor="followedHyperlink"/>
      <w:u w:val="single"/>
    </w:rPr>
  </w:style>
  <w:style w:type="paragraph" w:styleId="NormalWeb">
    <w:name w:val="Normal (Web)"/>
    <w:basedOn w:val="Normal"/>
    <w:uiPriority w:val="99"/>
    <w:semiHidden/>
    <w:unhideWhenUsed/>
    <w:rsid w:val="00A2499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94170256_Modeling_Greenhouse_Cucumber_Evapotranspiration_Using_Machine_Learning_A_Random_Forest_Approach_Versus_Traditional_and_Non-linear_Crop_Coefficients" TargetMode="External"/><Relationship Id="rId18" Type="http://schemas.openxmlformats.org/officeDocument/2006/relationships/hyperlink" Target="https://www.osti.gov/servlets/purl/1020562" TargetMode="External"/><Relationship Id="rId26" Type="http://schemas.openxmlformats.org/officeDocument/2006/relationships/hyperlink" Target="https://repositorio.upct.es/server/api/core/bitstreams/5c42fc2d-79f5-41db-9198-5740d85d927f/content" TargetMode="External"/><Relationship Id="rId39" Type="http://schemas.openxmlformats.org/officeDocument/2006/relationships/theme" Target="theme/theme1.xml"/><Relationship Id="rId21" Type="http://schemas.openxmlformats.org/officeDocument/2006/relationships/hyperlink" Target="http://colposdigital.colpos.mx:8080/jspui/bitstream/handle/10521/5136/Sevigne_HM_MC_Hidrociencias_2022.pdf?sequence=1&amp;isAllowed=y" TargetMode="External"/><Relationship Id="rId34" Type="http://schemas.openxmlformats.org/officeDocument/2006/relationships/hyperlink" Target="https://www.researchgate.net/publication/377241080_Estimating_Reference_Evapotranspiration_Using_Penman-Monteith_FAO-56-PM_Method_from_Limited_Data_in_Fan_and_Pad_Greenhouses" TargetMode="External"/><Relationship Id="rId7" Type="http://schemas.openxmlformats.org/officeDocument/2006/relationships/hyperlink" Target="https://par.nsf.gov/servlets/purl/10314959" TargetMode="External"/><Relationship Id="rId12" Type="http://schemas.openxmlformats.org/officeDocument/2006/relationships/hyperlink" Target="https://edepot.wur.nl/14971" TargetMode="External"/><Relationship Id="rId17" Type="http://schemas.openxmlformats.org/officeDocument/2006/relationships/hyperlink" Target="https://www.biorxiv.org/content/10.1101/2024.01.11.575151v1.full.pdf" TargetMode="External"/><Relationship Id="rId25" Type="http://schemas.openxmlformats.org/officeDocument/2006/relationships/hyperlink" Target="https://www.mdpi.com/2072-4292/14/8/1897" TargetMode="External"/><Relationship Id="rId33" Type="http://schemas.openxmlformats.org/officeDocument/2006/relationships/hyperlink" Target="https://www.researchgate.net/publication/226082931_Erratum_to_Measurement_and_estimation_of_plastic_greenhouse_reference_evapotranspiration_in_a_Mediterranean_climate" TargetMode="External"/><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www.frontiersin.org/journals/sustainable-food-systems/articles/10.3389/fsufs.2023.1155443/full" TargetMode="External"/><Relationship Id="rId20" Type="http://schemas.openxmlformats.org/officeDocument/2006/relationships/hyperlink" Target="https://www.ebsco.com/research-starters/astronomy-and-astrophysics/bowen-ratio" TargetMode="External"/><Relationship Id="rId29" Type="http://schemas.openxmlformats.org/officeDocument/2006/relationships/hyperlink" Target="https://repositorio.ual.es/bitstream/handle/10835/17176/Computing%20air%20temperature%20and%20humidity%20for%20reference%20crop%20evapotranspiration%20calculation.pdf?sequence=1&amp;isAllowed=y" TargetMode="External"/><Relationship Id="rId1" Type="http://schemas.openxmlformats.org/officeDocument/2006/relationships/numbering" Target="numbering.xml"/><Relationship Id="rId6" Type="http://schemas.openxmlformats.org/officeDocument/2006/relationships/hyperlink" Target="https://pmc.ncbi.nlm.nih.gov/articles/PMC11175013/" TargetMode="External"/><Relationship Id="rId11" Type="http://schemas.openxmlformats.org/officeDocument/2006/relationships/hyperlink" Target="https://ceac.arizona.edu/sites/default/files/comparison-of-three-evapotranspiration_0.pdf" TargetMode="External"/><Relationship Id="rId24" Type="http://schemas.openxmlformats.org/officeDocument/2006/relationships/hyperlink" Target="https://www.sciencedirect.com/science/article/abs/pii/S0168192300001398" TargetMode="External"/><Relationship Id="rId32" Type="http://schemas.openxmlformats.org/officeDocument/2006/relationships/hyperlink" Target="https://www.researchgate.net/publication/26365706_Reference_evapotranspiration_estimation_inside_greenhouses" TargetMode="External"/><Relationship Id="rId37" Type="http://schemas.openxmlformats.org/officeDocument/2006/relationships/fontTable" Target="fontTable.xml"/><Relationship Id="rId5" Type="http://schemas.openxmlformats.org/officeDocument/2006/relationships/hyperlink" Target="https://pmc.ncbi.nlm.nih.gov/articles/PMC10589191/" TargetMode="External"/><Relationship Id="rId15" Type="http://schemas.openxmlformats.org/officeDocument/2006/relationships/hyperlink" Target="https://iwaponline.com/jwcc/article/16/2/249/106353/A-review-of-evapotranspiration-estimation-methods" TargetMode="External"/><Relationship Id="rId23" Type="http://schemas.openxmlformats.org/officeDocument/2006/relationships/hyperlink" Target="https://www.sciencedirect.com/science/article/pii/S2405896318312126" TargetMode="External"/><Relationship Id="rId28" Type="http://schemas.openxmlformats.org/officeDocument/2006/relationships/hyperlink" Target="https://pdfs.semanticscholar.org/75e8/cbe00a417147c02aa247660e97c26c9e3ebc.pdf" TargetMode="External"/><Relationship Id="rId36" Type="http://schemas.openxmlformats.org/officeDocument/2006/relationships/hyperlink" Target="https://www.redalyc.org/pdf/573/57320215.pdf" TargetMode="External"/><Relationship Id="rId10" Type="http://schemas.openxmlformats.org/officeDocument/2006/relationships/hyperlink" Target="https://agupubs.onlinelibrary.wiley.com/doi/full/10.1002/2016JG003415" TargetMode="External"/><Relationship Id="rId19" Type="http://schemas.openxmlformats.org/officeDocument/2006/relationships/hyperlink" Target="https://repositorio.upct.es/server/api/core/bitstreams/f641fed5-db71-489c-ae87-b8a229e4df61/content" TargetMode="External"/><Relationship Id="rId31" Type="http://schemas.openxmlformats.org/officeDocument/2006/relationships/hyperlink" Target="https://www.scielo.cl/pdf/chiljar/v69n1/at08.pdf" TargetMode="External"/><Relationship Id="rId4" Type="http://schemas.openxmlformats.org/officeDocument/2006/relationships/webSettings" Target="webSettings.xml"/><Relationship Id="rId9" Type="http://schemas.openxmlformats.org/officeDocument/2006/relationships/hyperlink" Target="https://classic.scielo.org.mx/scielo.php?script=sci_arttext&amp;pid=S2007-09342020000100125&amp;lng=en&amp;nrm=iso&amp;tlng=es&amp;ORIGINALLANG=es" TargetMode="External"/><Relationship Id="rId14" Type="http://schemas.openxmlformats.org/officeDocument/2006/relationships/hyperlink" Target="https://www.mdpi.com/2073-4395/13/12/3059" TargetMode="External"/><Relationship Id="rId22" Type="http://schemas.openxmlformats.org/officeDocument/2006/relationships/hyperlink" Target="https://www.sciencedirect.com/science/article/pii/S016819231300230X" TargetMode="External"/><Relationship Id="rId27" Type="http://schemas.openxmlformats.org/officeDocument/2006/relationships/hyperlink" Target="https://edepot.wur.nl/14971" TargetMode="External"/><Relationship Id="rId30" Type="http://schemas.openxmlformats.org/officeDocument/2006/relationships/hyperlink" Target="https://scispace.com/pdf/estimation-of-reference-evapotranspiration-inside-2m5ypox0sw.pdf" TargetMode="External"/><Relationship Id="rId35" Type="http://schemas.openxmlformats.org/officeDocument/2006/relationships/hyperlink" Target="https://www.cenicana.org/wp-content/uploads/2025/02/determinacion_del_volumen_de_agua.pdf" TargetMode="External"/><Relationship Id="rId8" Type="http://schemas.openxmlformats.org/officeDocument/2006/relationships/hyperlink" Target="https://www.sciencedirect.com/science/article/pii/S0168169923006439"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2130</Words>
  <Characters>15469</Characters>
  <Application>Microsoft Office Word</Application>
  <DocSecurity>0</DocSecurity>
  <Lines>270</Lines>
  <Paragraphs>79</Paragraphs>
  <ScaleCrop>false</ScaleCrop>
  <Company/>
  <LinksUpToDate>false</LinksUpToDate>
  <CharactersWithSpaces>17534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López</dc:creator>
  <cp:keywords/>
  <dc:description/>
  <cp:lastModifiedBy>Humberto Alejandro Lopez Garces</cp:lastModifiedBy>
  <cp:revision>528</cp:revision>
  <dcterms:created xsi:type="dcterms:W3CDTF">2026-01-01T14:43:00Z</dcterms:created>
  <dcterms:modified xsi:type="dcterms:W3CDTF">2026-03-11T02:54:00Z</dcterms:modified>
</cp:coreProperties>
</file>